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9FCB7" w14:textId="77777777" w:rsidR="00B05844" w:rsidRPr="00E10DEE" w:rsidRDefault="00B05844" w:rsidP="00B05844">
      <w:pPr>
        <w:keepNext/>
        <w:keepLines/>
        <w:spacing w:after="240" w:line="400" w:lineRule="exact"/>
        <w:jc w:val="center"/>
        <w:outlineLvl w:val="0"/>
        <w:rPr>
          <w:b/>
        </w:rPr>
      </w:pPr>
      <w:r w:rsidRPr="00E10DEE">
        <w:rPr>
          <w:b/>
          <w:bCs/>
        </w:rPr>
        <w:t xml:space="preserve">GENERAL DURABLE POWER OF ATTORNEY OF </w:t>
      </w:r>
      <w:proofErr w:type="gramStart"/>
      <w:r w:rsidRPr="00E10DEE">
        <w:rPr>
          <w:b/>
          <w:bCs/>
        </w:rPr>
        <w:t xml:space="preserve">{{ </w:t>
      </w:r>
      <w:proofErr w:type="spellStart"/>
      <w:r w:rsidRPr="00E10DEE">
        <w:rPr>
          <w:b/>
          <w:bCs/>
        </w:rPr>
        <w:t>client</w:t>
      </w:r>
      <w:proofErr w:type="gramEnd"/>
      <w:r w:rsidRPr="00E10DEE">
        <w:rPr>
          <w:b/>
          <w:bCs/>
        </w:rPr>
        <w:t>.full_name</w:t>
      </w:r>
      <w:proofErr w:type="spellEnd"/>
      <w:r w:rsidRPr="00E10DEE">
        <w:rPr>
          <w:b/>
          <w:bCs/>
        </w:rPr>
        <w:t xml:space="preserve"> | </w:t>
      </w:r>
      <w:proofErr w:type="gramStart"/>
      <w:r w:rsidRPr="00E10DEE">
        <w:rPr>
          <w:b/>
          <w:bCs/>
        </w:rPr>
        <w:t>name }</w:t>
      </w:r>
      <w:proofErr w:type="gramEnd"/>
      <w:r w:rsidRPr="00E10DEE">
        <w:rPr>
          <w:b/>
          <w:bCs/>
        </w:rPr>
        <w:t>}</w:t>
      </w:r>
    </w:p>
    <w:p w14:paraId="16D0DA31" w14:textId="6C5A4E86" w:rsidR="00B05844" w:rsidRPr="00E10DEE" w:rsidRDefault="00B05844" w:rsidP="00B05844">
      <w:pPr>
        <w:spacing w:before="60" w:after="60"/>
        <w:jc w:val="both"/>
        <w:rPr>
          <w:color w:val="000000"/>
        </w:rPr>
      </w:pPr>
      <w:r w:rsidRPr="00E10DEE">
        <w:t xml:space="preserve">I, </w:t>
      </w:r>
      <w:proofErr w:type="gramStart"/>
      <w:r w:rsidRPr="00E10DEE">
        <w:t xml:space="preserve">{{ </w:t>
      </w:r>
      <w:proofErr w:type="spellStart"/>
      <w:r w:rsidRPr="00E10DEE">
        <w:t>client</w:t>
      </w:r>
      <w:proofErr w:type="gramEnd"/>
      <w:r w:rsidRPr="00E10DEE">
        <w:t>.full_name</w:t>
      </w:r>
      <w:proofErr w:type="spellEnd"/>
      <w:r w:rsidRPr="00E10DEE">
        <w:t xml:space="preserve"> | </w:t>
      </w:r>
      <w:proofErr w:type="gramStart"/>
      <w:r w:rsidRPr="00E10DEE">
        <w:t>name }</w:t>
      </w:r>
      <w:proofErr w:type="gramEnd"/>
      <w:r w:rsidRPr="00E10DEE">
        <w:t xml:space="preserve">}, of </w:t>
      </w:r>
      <w:proofErr w:type="gramStart"/>
      <w:r w:rsidRPr="00E10DEE">
        <w:t xml:space="preserve">{{ </w:t>
      </w:r>
      <w:proofErr w:type="spellStart"/>
      <w:r w:rsidRPr="00E10DEE">
        <w:t>client</w:t>
      </w:r>
      <w:proofErr w:type="gramEnd"/>
      <w:r w:rsidRPr="00E10DEE">
        <w:t>.</w:t>
      </w:r>
      <w:proofErr w:type="gramStart"/>
      <w:r w:rsidRPr="00E10DEE">
        <w:t>city</w:t>
      </w:r>
      <w:proofErr w:type="spellEnd"/>
      <w:r w:rsidRPr="00E10DEE">
        <w:t xml:space="preserve"> }</w:t>
      </w:r>
      <w:proofErr w:type="gramEnd"/>
      <w:r w:rsidRPr="00E10DEE">
        <w:t xml:space="preserve">}, Massachusetts hereby appoint </w:t>
      </w:r>
      <w:proofErr w:type="gramStart"/>
      <w:r w:rsidRPr="00E10DEE">
        <w:t xml:space="preserve">{{ </w:t>
      </w:r>
      <w:proofErr w:type="spellStart"/>
      <w:r w:rsidRPr="00E10DEE">
        <w:t>fiduciaries</w:t>
      </w:r>
      <w:proofErr w:type="gramEnd"/>
      <w:r w:rsidRPr="00E10DEE">
        <w:t>.</w:t>
      </w:r>
      <w:proofErr w:type="gramStart"/>
      <w:r w:rsidRPr="00E10DEE">
        <w:t>agent.primary</w:t>
      </w:r>
      <w:proofErr w:type="gramEnd"/>
      <w:r w:rsidRPr="00E10DEE">
        <w:t>.full_name</w:t>
      </w:r>
      <w:proofErr w:type="spellEnd"/>
      <w:r w:rsidRPr="00E10DEE">
        <w:t xml:space="preserve"> | </w:t>
      </w:r>
      <w:proofErr w:type="gramStart"/>
      <w:r w:rsidRPr="00E10DEE">
        <w:t>name }</w:t>
      </w:r>
      <w:proofErr w:type="gramEnd"/>
      <w:r w:rsidRPr="00E10DEE">
        <w:t xml:space="preserve">} and </w:t>
      </w:r>
      <w:proofErr w:type="gramStart"/>
      <w:r w:rsidRPr="00E10DEE">
        <w:t xml:space="preserve">{{ </w:t>
      </w:r>
      <w:proofErr w:type="spellStart"/>
      <w:r w:rsidRPr="00E10DEE">
        <w:t>fiduciaries</w:t>
      </w:r>
      <w:proofErr w:type="gramEnd"/>
      <w:r w:rsidRPr="00E10DEE">
        <w:t>.</w:t>
      </w:r>
      <w:proofErr w:type="gramStart"/>
      <w:r w:rsidRPr="00E10DEE">
        <w:t>agent.successor</w:t>
      </w:r>
      <w:proofErr w:type="gramEnd"/>
      <w:r w:rsidRPr="00E10DEE">
        <w:t>.full_name</w:t>
      </w:r>
      <w:proofErr w:type="spellEnd"/>
      <w:r w:rsidRPr="00E10DEE">
        <w:t xml:space="preserve"> | </w:t>
      </w:r>
      <w:proofErr w:type="gramStart"/>
      <w:r w:rsidRPr="00E10DEE">
        <w:t>name }</w:t>
      </w:r>
      <w:proofErr w:type="gramEnd"/>
      <w:r w:rsidRPr="00E10DEE">
        <w:t>}, in the order named, to serve as my Agent and Attorney-in-fact (hereinafter referred to as "Attorney-in-Fact") for me and in my name and behalf to control and manage my property and affairs in all respects including full power and authority to act as provided herein.  Any one of my Attorneys-in-Fact may act alone and without the approval or consent of any other successor Attorney-in-Fact regarding a matter or may act jointly with any other Attorney-in-Fact. If any Attorney-in-Fact fails to serve, no further Attorney-in-Fact need be appointed unless there is no Attorney-in-Fact serving.</w:t>
      </w:r>
    </w:p>
    <w:p w14:paraId="654F37E1" w14:textId="77777777" w:rsidR="00B05844" w:rsidRPr="00E10DEE" w:rsidRDefault="00B05844" w:rsidP="00B05844">
      <w:pPr>
        <w:pStyle w:val="ListParagraph"/>
        <w:numPr>
          <w:ilvl w:val="0"/>
          <w:numId w:val="10"/>
        </w:numPr>
        <w:spacing w:after="120"/>
        <w:jc w:val="center"/>
        <w:rPr>
          <w:b/>
          <w:bCs/>
        </w:rPr>
      </w:pPr>
      <w:r w:rsidRPr="00E10DEE">
        <w:rPr>
          <w:caps/>
          <w:kern w:val="32"/>
        </w:rPr>
        <w:br/>
      </w:r>
      <w:r w:rsidRPr="00E10DEE">
        <w:rPr>
          <w:b/>
          <w:bCs/>
          <w:kern w:val="32"/>
        </w:rPr>
        <w:t>GENERAL GRANT OF POWER</w:t>
      </w:r>
    </w:p>
    <w:p w14:paraId="2B1FA7C7" w14:textId="77777777" w:rsidR="00B05844" w:rsidRPr="00E10DEE" w:rsidRDefault="00B05844" w:rsidP="00B05844">
      <w:pPr>
        <w:spacing w:before="60" w:after="60"/>
        <w:jc w:val="both"/>
      </w:pPr>
      <w:r w:rsidRPr="00E10DEE">
        <w:t>I authorize my Attorney-in-Fact to exercise or perform any act, power, duty, right or obligation whatsoever that I now have or may hereafter acquire, in relation to any person, matter, transaction, or property, real or personal, tangible or intangible, now owned or hereafter acquired by me, including, without limitation, the following specifically enumerated powers.  I grant to my Attorney-in-Fact full power and authority to do everything necessary in exercising any of the powers herein granted as fully as I might or could do if personally present, with full power of substitution or revocation, hereby ratifying and confirming all that my Attorney-in-Fact shall lawfully do or cause to be done by virtue of this durable power of attorney and the powers herein granted.</w:t>
      </w:r>
    </w:p>
    <w:p w14:paraId="78744C7D" w14:textId="77777777" w:rsidR="00B05844" w:rsidRPr="00E10DEE" w:rsidRDefault="00B05844" w:rsidP="00B05844">
      <w:pPr>
        <w:pStyle w:val="ListParagraph"/>
        <w:numPr>
          <w:ilvl w:val="0"/>
          <w:numId w:val="12"/>
        </w:numPr>
        <w:suppressAutoHyphens/>
        <w:spacing w:before="60" w:after="60"/>
        <w:jc w:val="both"/>
      </w:pPr>
      <w:r w:rsidRPr="00E10DEE">
        <w:rPr>
          <w:b/>
          <w:bCs/>
        </w:rPr>
        <w:t>Powers of Collection and Payment</w:t>
      </w:r>
      <w:r w:rsidRPr="00E10DEE">
        <w:t>.  To pay my current bills and just debts; to collect, receive, request, demand, sue for, recover, and hold all such sums of money, debts, dues, commercial paper, checks, drafts, accounts, deposits, legacies, bequests, devises, notes, interests, stock certificates, bonds, dividends, certificates of deposit, annuities, pension, profit sharing, retirement, social security, insurance and other contractual benefits and proceeds, all documents of title, all property and property rights and demands whatsoever, liquidated or unliquidated, now or hereafter owned by, or due, owing, payable or belonging to me, or in which I have or hereafter acquire an interest; to have, use, and take all lawful means for the collection and recovery thereof, and to adjust, sell, compromise, and agree for the same, and to execute and deliver for me, on my behalf, and in my name, all endorsements, releases, receipts, or other sufficient discharges for the same;</w:t>
      </w:r>
    </w:p>
    <w:p w14:paraId="20A75764" w14:textId="1DD4BCE7" w:rsidR="00B05844" w:rsidRPr="00E10DEE" w:rsidRDefault="00B05844" w:rsidP="00B05844">
      <w:pPr>
        <w:pStyle w:val="ListParagraph"/>
        <w:numPr>
          <w:ilvl w:val="0"/>
          <w:numId w:val="12"/>
        </w:numPr>
        <w:suppressAutoHyphens/>
        <w:spacing w:before="60" w:after="60"/>
        <w:jc w:val="both"/>
      </w:pPr>
      <w:r w:rsidRPr="00E10DEE">
        <w:rPr>
          <w:b/>
          <w:bCs/>
        </w:rPr>
        <w:t>Power to Acquire and Sell</w:t>
      </w:r>
      <w:r w:rsidRPr="00E10DEE">
        <w:t xml:space="preserve">.  To acquire, purchase, grant options to sell, </w:t>
      </w:r>
      <w:del w:id="0" w:author="Scott Aubrey " w:date="2026-08-13T12:47:00Z" w16du:dateUtc="2026-08-13T16:47:00Z">
        <w:r w:rsidRPr="007863C5" w:rsidDel="0080176D">
          <w:delText xml:space="preserve">gift (but only to the extent authorized in the paragraphs entitled “Gift Making Powers” and “Estate or Benefit Planning Powers”), </w:delText>
        </w:r>
      </w:del>
      <w:r w:rsidRPr="00E10DEE">
        <w:t>mortgage (including a reverse mortgage), pledge, exercise a power of appointment retained or granted in a deed, lease, transfer, assign, deliver, convey or otherwise dispose of real and personal property, tangible or intangible, or interests therein, and may claim or relinquish rights to homestead, on such terms and conditions as my Attorney-in-Fact shall deem proper, and in connection therewith to sign, seal, execute and deliver deeds, bills of sale, stock powers, and any other documents necessary or convenient to accomplish such action, and no purchaser, transferee or assignee shall be bound to see to the application of the proceeds; all powers in this provision, including the power to sell</w:t>
      </w:r>
      <w:del w:id="1" w:author="Scott Aubrey " w:date="2026-08-13T12:47:00Z" w16du:dateUtc="2026-08-13T16:47:00Z">
        <w:r w:rsidRPr="0080176D" w:rsidDel="0080176D">
          <w:delText>, transfer</w:delText>
        </w:r>
      </w:del>
      <w:r w:rsidRPr="00E10DEE">
        <w:t xml:space="preserve"> or </w:t>
      </w:r>
      <w:ins w:id="2" w:author="Scott Aubrey " w:date="2026-08-13T12:47:00Z" w16du:dateUtc="2026-08-13T16:47:00Z">
        <w:r w:rsidR="0080176D" w:rsidRPr="0080176D">
          <w:t>transfer</w:t>
        </w:r>
      </w:ins>
      <w:del w:id="3" w:author="Scott Aubrey " w:date="2026-08-13T12:47:00Z" w16du:dateUtc="2026-08-13T16:47:00Z">
        <w:r w:rsidRPr="0080176D" w:rsidDel="0080176D">
          <w:delText>gift</w:delText>
        </w:r>
      </w:del>
      <w:r w:rsidRPr="00E10DEE">
        <w:t xml:space="preserve">, shall apply to any interest in real property that I may own or hereafter acquire, without limitation, as it is my express and specific intention to empower my Attorney-in-Fact to sell, transfer, </w:t>
      </w:r>
      <w:del w:id="4" w:author="Scott Aubrey " w:date="2026-08-13T12:47:00Z" w16du:dateUtc="2026-08-13T16:47:00Z">
        <w:r w:rsidRPr="0080176D" w:rsidDel="0080176D">
          <w:delText xml:space="preserve">gift, </w:delText>
        </w:r>
      </w:del>
      <w:r w:rsidRPr="00E10DEE">
        <w:t>or otherwise deal with all such properties;</w:t>
      </w:r>
    </w:p>
    <w:p w14:paraId="4ED05418" w14:textId="77777777" w:rsidR="00B05844" w:rsidRPr="00E10DEE" w:rsidRDefault="00B05844" w:rsidP="00B05844">
      <w:pPr>
        <w:pStyle w:val="ListParagraph"/>
        <w:numPr>
          <w:ilvl w:val="0"/>
          <w:numId w:val="12"/>
        </w:numPr>
        <w:suppressAutoHyphens/>
        <w:spacing w:before="60" w:after="60"/>
        <w:jc w:val="both"/>
      </w:pPr>
      <w:r w:rsidRPr="00E10DEE">
        <w:rPr>
          <w:b/>
          <w:bCs/>
        </w:rPr>
        <w:t xml:space="preserve">Management Powers.  </w:t>
      </w:r>
      <w:r w:rsidRPr="00E10DEE">
        <w:t xml:space="preserve">To invest and reinvest, maintain, repair, improve, manage, insure, rent, lease, encumber, and in any manner to deal with any real or personal property, tangible or intangible, or any interests therein, that I now own or may hereafter acquire; to enter any premises leased by me and to care for any such premises and its contents, all upon such terms and conditions as my Attorney-in-Fact shall deem proper; </w:t>
      </w:r>
    </w:p>
    <w:p w14:paraId="29370279" w14:textId="77777777" w:rsidR="00B05844" w:rsidRPr="00E10DEE" w:rsidRDefault="00B05844" w:rsidP="00B05844">
      <w:pPr>
        <w:pStyle w:val="ListParagraph"/>
        <w:numPr>
          <w:ilvl w:val="0"/>
          <w:numId w:val="12"/>
        </w:numPr>
        <w:suppressAutoHyphens/>
        <w:spacing w:before="60" w:after="60"/>
        <w:jc w:val="both"/>
      </w:pPr>
      <w:r w:rsidRPr="00E10DEE">
        <w:rPr>
          <w:b/>
          <w:bCs/>
        </w:rPr>
        <w:lastRenderedPageBreak/>
        <w:t>Banking Powers.</w:t>
      </w:r>
      <w:r w:rsidRPr="00E10DEE">
        <w:t xml:space="preserve">  To make, receive, sign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granted; to open and close checking and savings accounts; to certify my taxpayer identification number;</w:t>
      </w:r>
    </w:p>
    <w:p w14:paraId="0D2294A3" w14:textId="0D43EEC1" w:rsidR="00B05844" w:rsidRPr="00E10DEE" w:rsidRDefault="00B05844" w:rsidP="00AA46A5">
      <w:pPr>
        <w:pStyle w:val="ListParagraph"/>
        <w:numPr>
          <w:ilvl w:val="0"/>
          <w:numId w:val="12"/>
        </w:numPr>
        <w:suppressAutoHyphens/>
        <w:spacing w:before="60" w:after="60"/>
        <w:jc w:val="both"/>
      </w:pPr>
      <w:r w:rsidRPr="00E10DEE">
        <w:rPr>
          <w:b/>
          <w:bCs/>
        </w:rPr>
        <w:t>Voting Powers.</w:t>
      </w:r>
      <w:r w:rsidRPr="00E10DEE">
        <w:t xml:space="preserve">  To exercise either in person or by general or limited proxy, any voting rights I have in relation to any shares of stock, any interest in any condominium, condominium association, condominium trust, real estate cooperative or other investment or interest of any type, or to refrain from exercising such rights; </w:t>
      </w:r>
    </w:p>
    <w:p w14:paraId="02ACE61E" w14:textId="03EBF48F" w:rsidR="00B05844" w:rsidRPr="00E10DEE" w:rsidRDefault="00B05844" w:rsidP="00B05844">
      <w:pPr>
        <w:pStyle w:val="ListParagraph"/>
        <w:numPr>
          <w:ilvl w:val="0"/>
          <w:numId w:val="12"/>
        </w:numPr>
        <w:suppressAutoHyphens/>
        <w:spacing w:before="60" w:after="60"/>
        <w:jc w:val="both"/>
      </w:pPr>
      <w:r w:rsidRPr="00E10DEE">
        <w:rPr>
          <w:b/>
          <w:bCs/>
        </w:rPr>
        <w:t>Tax Powers.</w:t>
      </w:r>
      <w:r w:rsidRPr="00E10DEE">
        <w:t xml:space="preserve">  To prepare, sign and file joint, separate or single income tax returns or declarations of estimated tax for any year or years; to apply for and receive any refund due me; to receive any communications with respect to any tax, and to appear for me and represent me before any federal, state or municipal or other agency in connection with any tax matter;  to execute any Power of Attorney designation on forms required by the Internal Revenue Service or any state department of revenue or taxation for three tax years prior to the date of this instrument and for all tax years thereafter;</w:t>
      </w:r>
    </w:p>
    <w:p w14:paraId="3E04C984" w14:textId="6AC36B58" w:rsidR="00B05844" w:rsidRPr="00E10DEE" w:rsidDel="00483942" w:rsidRDefault="00B05844" w:rsidP="00B05844">
      <w:pPr>
        <w:pStyle w:val="ListParagraph"/>
        <w:numPr>
          <w:ilvl w:val="0"/>
          <w:numId w:val="12"/>
        </w:numPr>
        <w:suppressAutoHyphens/>
        <w:spacing w:before="60" w:after="60"/>
        <w:jc w:val="both"/>
        <w:rPr>
          <w:del w:id="5" w:author="Scott Aubrey " w:date="2026-08-13T12:46:00Z" w16du:dateUtc="2026-08-13T16:46:00Z"/>
        </w:rPr>
      </w:pPr>
    </w:p>
    <w:p w14:paraId="58B3A4C5" w14:textId="77777777" w:rsidR="00B05844" w:rsidRPr="00E10DEE" w:rsidRDefault="00B05844" w:rsidP="00B05844">
      <w:pPr>
        <w:pStyle w:val="ListParagraph"/>
        <w:numPr>
          <w:ilvl w:val="0"/>
          <w:numId w:val="12"/>
        </w:numPr>
        <w:suppressAutoHyphens/>
        <w:spacing w:before="60" w:after="60"/>
        <w:jc w:val="both"/>
      </w:pPr>
      <w:r w:rsidRPr="00E10DEE">
        <w:rPr>
          <w:b/>
          <w:bCs/>
        </w:rPr>
        <w:t>Power to Act in Probate Proceedings.</w:t>
      </w:r>
      <w:r w:rsidRPr="00E10DEE">
        <w:t xml:space="preserve">  To assent to or to oppose the allowance of any probate or other accounts in which I may be or become interested, and generally to act in </w:t>
      </w:r>
      <w:proofErr w:type="gramStart"/>
      <w:r w:rsidRPr="00E10DEE">
        <w:t>any and all</w:t>
      </w:r>
      <w:proofErr w:type="gramEnd"/>
      <w:r w:rsidRPr="00E10DEE">
        <w:t xml:space="preserve"> probate matters or proceedings in which I may become interested;  </w:t>
      </w:r>
    </w:p>
    <w:p w14:paraId="7EC505E9" w14:textId="77777777" w:rsidR="00B05844" w:rsidRPr="00E10DEE" w:rsidRDefault="00B05844" w:rsidP="00B05844">
      <w:pPr>
        <w:pStyle w:val="ListParagraph"/>
        <w:numPr>
          <w:ilvl w:val="0"/>
          <w:numId w:val="12"/>
        </w:numPr>
        <w:suppressAutoHyphens/>
        <w:spacing w:before="60" w:after="60"/>
        <w:jc w:val="both"/>
      </w:pPr>
      <w:r w:rsidRPr="00E10DEE">
        <w:rPr>
          <w:b/>
          <w:bCs/>
        </w:rPr>
        <w:t>Power to Act in Legal Proceedings.</w:t>
      </w:r>
      <w:r w:rsidRPr="00E10DEE">
        <w:t xml:space="preserve">  To appear, answer and defend, or compromise any suits that have been or may hereafter be commenced against me; to begin, and to prosecute or compromise, any suit that my Attorney-in-Fact may deem proper; to waive the client-attorney privilege on my behalf for any purpose, including but not limited to, obtaining copies of my estate planning documents, powers of attorney and health care planning documents; and generally to act on my behalf in any and all legal proceedings in which I may become interested;   </w:t>
      </w:r>
    </w:p>
    <w:p w14:paraId="6780AE82" w14:textId="77777777" w:rsidR="00B05844" w:rsidRPr="00E10DEE" w:rsidRDefault="00B05844" w:rsidP="00B05844">
      <w:pPr>
        <w:pStyle w:val="ListParagraph"/>
        <w:numPr>
          <w:ilvl w:val="0"/>
          <w:numId w:val="12"/>
        </w:numPr>
        <w:suppressAutoHyphens/>
        <w:spacing w:before="60" w:after="60"/>
        <w:jc w:val="both"/>
      </w:pPr>
      <w:r w:rsidRPr="00E10DEE">
        <w:rPr>
          <w:b/>
          <w:bCs/>
        </w:rPr>
        <w:t>Retirement Plan Powers.</w:t>
      </w:r>
      <w:r w:rsidRPr="00E10DEE">
        <w:t xml:space="preserve">  To deal with all retirement plans in which I may have an interest, including, but not limited to, individual retirement accounts, Keogh, stock option, thrift, savings, 401(a), 403(b), 401(k), variable annuity pension, profit-sharing or other employee benefit plans, as well as settlement options and distributions, rollovers and voluntary contributions; in regard to these, to exercise in any manner any election or option thereunder and to make withdrawals therefrom; to become a participant in such a plan or to establish an Individual Retirement Account in my name; and to roll over the proceeds of a lump-sum distribution from any qualified pension or plan into an Individual Retirement Account or another qualified pension or profit sharing plan;</w:t>
      </w:r>
    </w:p>
    <w:p w14:paraId="4EB39C99" w14:textId="77777777" w:rsidR="00B05844" w:rsidRPr="00E10DEE" w:rsidRDefault="00B05844" w:rsidP="00B05844">
      <w:pPr>
        <w:pStyle w:val="ListParagraph"/>
        <w:numPr>
          <w:ilvl w:val="0"/>
          <w:numId w:val="12"/>
        </w:numPr>
        <w:suppressAutoHyphens/>
        <w:spacing w:before="60" w:after="60"/>
        <w:jc w:val="both"/>
      </w:pPr>
      <w:r w:rsidRPr="00E10DEE">
        <w:rPr>
          <w:b/>
          <w:bCs/>
        </w:rPr>
        <w:t>Motor Vehicles and Boats.</w:t>
      </w:r>
      <w:r w:rsidRPr="00E10DEE">
        <w:t xml:space="preserve">  To apply for a Certificate of Title upon, and endorse and transfer title thereto, any automobile, boat or other motor vehicle and to represent in such transfer assignment that the title to said motor vehicle is free and clear of all liens and encumbrances except those specifically set forth in such transfer assignment;</w:t>
      </w:r>
    </w:p>
    <w:p w14:paraId="5B8B7E96" w14:textId="77777777" w:rsidR="00B05844" w:rsidRPr="00E10DEE" w:rsidRDefault="00B05844" w:rsidP="00B05844">
      <w:pPr>
        <w:pStyle w:val="ListParagraph"/>
        <w:numPr>
          <w:ilvl w:val="0"/>
          <w:numId w:val="12"/>
        </w:numPr>
        <w:suppressAutoHyphens/>
        <w:spacing w:before="60" w:after="60"/>
        <w:jc w:val="both"/>
      </w:pPr>
      <w:r w:rsidRPr="00E10DEE">
        <w:rPr>
          <w:b/>
          <w:bCs/>
        </w:rPr>
        <w:t>Governmental Entitlement Powers.</w:t>
      </w:r>
      <w:r w:rsidRPr="00E10DEE">
        <w:t xml:space="preserve">  To deal with any and all state or federal agencies from whom I receive or may be entitled to receive governmental benefits of any description or amount in order to: (</w:t>
      </w:r>
      <w:proofErr w:type="spellStart"/>
      <w:r w:rsidRPr="00E10DEE">
        <w:t>i</w:t>
      </w:r>
      <w:proofErr w:type="spellEnd"/>
      <w:r w:rsidRPr="00E10DEE">
        <w:t>) prepare and file all documents required by such agencies; (ii) apply for any benefits to which I may be entitled; (iii) modify the amounts or terms of such entitlements; (iv) assert my rights against any curtailment or termination of benefits; (v) appeal or compromise any contested claim; or (vi) effect a termination thereof.</w:t>
      </w:r>
    </w:p>
    <w:p w14:paraId="118414A4" w14:textId="77777777" w:rsidR="00B05844" w:rsidRPr="00E10DEE" w:rsidRDefault="00B05844" w:rsidP="00B05844">
      <w:pPr>
        <w:pStyle w:val="ListParagraph"/>
        <w:numPr>
          <w:ilvl w:val="0"/>
          <w:numId w:val="12"/>
        </w:numPr>
        <w:suppressAutoHyphens/>
        <w:spacing w:before="60" w:after="60"/>
        <w:jc w:val="both"/>
      </w:pPr>
      <w:r w:rsidRPr="00E10DEE">
        <w:rPr>
          <w:b/>
          <w:bCs/>
        </w:rPr>
        <w:t>Power to Designate a Substitute.</w:t>
      </w:r>
      <w:r w:rsidRPr="00E10DEE">
        <w:t xml:space="preserve">  To appoint and substitute for my Attorney-in-Fact any agents or attorney for any or </w:t>
      </w:r>
      <w:proofErr w:type="gramStart"/>
      <w:r w:rsidRPr="00E10DEE">
        <w:t>all of</w:t>
      </w:r>
      <w:proofErr w:type="gramEnd"/>
      <w:r w:rsidRPr="00E10DEE">
        <w:t xml:space="preserve"> the purposes herein enumerated, and to revoke their authority at his or her pleasure;</w:t>
      </w:r>
    </w:p>
    <w:p w14:paraId="13188A62" w14:textId="77777777" w:rsidR="00B05844" w:rsidRPr="00E10DEE" w:rsidRDefault="00B05844" w:rsidP="00B05844">
      <w:pPr>
        <w:pStyle w:val="ListParagraph"/>
        <w:numPr>
          <w:ilvl w:val="0"/>
          <w:numId w:val="12"/>
        </w:numPr>
        <w:suppressAutoHyphens/>
        <w:spacing w:before="60" w:after="60"/>
        <w:jc w:val="both"/>
      </w:pPr>
      <w:r w:rsidRPr="00E10DEE">
        <w:rPr>
          <w:b/>
          <w:bCs/>
        </w:rPr>
        <w:lastRenderedPageBreak/>
        <w:t>Powers to Provide for My Care.</w:t>
      </w:r>
      <w:r w:rsidRPr="00E10DEE">
        <w:t xml:space="preserve">  To make such use of my personal and real property as is necessary to provide for my maintenance, transportation, and necessary medical, dental and surgical care, hospitalization and custodial care;</w:t>
      </w:r>
    </w:p>
    <w:p w14:paraId="2F818AEC" w14:textId="77777777" w:rsidR="00B05844" w:rsidRPr="00E10DEE" w:rsidRDefault="00B05844" w:rsidP="00B05844">
      <w:pPr>
        <w:pStyle w:val="ListParagraph"/>
        <w:numPr>
          <w:ilvl w:val="0"/>
          <w:numId w:val="12"/>
        </w:numPr>
        <w:suppressAutoHyphens/>
        <w:spacing w:before="60" w:after="60"/>
        <w:jc w:val="both"/>
      </w:pPr>
      <w:r w:rsidRPr="00E10DEE">
        <w:rPr>
          <w:b/>
          <w:bCs/>
        </w:rPr>
        <w:t>Contracts.</w:t>
      </w:r>
      <w:r w:rsidRPr="00E10DEE">
        <w:t xml:space="preserve">  To enter into contracts of whatever nature or kind in my name;</w:t>
      </w:r>
    </w:p>
    <w:p w14:paraId="17BB57DA" w14:textId="77777777" w:rsidR="00B05844" w:rsidRPr="00E10DEE" w:rsidRDefault="00B05844" w:rsidP="00B05844">
      <w:pPr>
        <w:pStyle w:val="ListParagraph"/>
        <w:numPr>
          <w:ilvl w:val="0"/>
          <w:numId w:val="12"/>
        </w:numPr>
        <w:suppressAutoHyphens/>
        <w:spacing w:before="60" w:after="60"/>
        <w:jc w:val="both"/>
      </w:pPr>
      <w:r w:rsidRPr="00E10DEE">
        <w:rPr>
          <w:b/>
          <w:bCs/>
        </w:rPr>
        <w:t xml:space="preserve">Power to Hire and Pay for Services. </w:t>
      </w:r>
      <w:r w:rsidRPr="00E10DEE">
        <w:t xml:space="preserve"> To retain such accountants, attorneys, social workers, consultants, clerks, employees, workers or other persons as my Attorney-in-Fact shall deem appropriate in connection with the management of my property, person or affairs and to make payments from my assets for the fees of such persons so employed;</w:t>
      </w:r>
    </w:p>
    <w:p w14:paraId="0926110D" w14:textId="77777777" w:rsidR="00B05844" w:rsidRPr="00E10DEE" w:rsidRDefault="00B05844" w:rsidP="00B05844">
      <w:pPr>
        <w:pStyle w:val="ListParagraph"/>
        <w:numPr>
          <w:ilvl w:val="0"/>
          <w:numId w:val="12"/>
        </w:numPr>
        <w:suppressAutoHyphens/>
        <w:spacing w:before="60" w:after="60"/>
        <w:jc w:val="both"/>
      </w:pPr>
      <w:r w:rsidRPr="00E10DEE">
        <w:rPr>
          <w:b/>
          <w:bCs/>
        </w:rPr>
        <w:t xml:space="preserve">Digital Assets.  </w:t>
      </w:r>
      <w:r w:rsidRPr="00E10DEE">
        <w:t>My Attorney shall have (</w:t>
      </w:r>
      <w:proofErr w:type="spellStart"/>
      <w:r w:rsidRPr="00E10DEE">
        <w:t>i</w:t>
      </w:r>
      <w:proofErr w:type="spellEnd"/>
      <w:r w:rsidRPr="00E10DEE">
        <w:t>) the power to access, use, and control my digital devices, including but not limited to, desktops, laptops, tablets, peripherals, storage devices, mobile telephones, smartphones, and any other similar digital device which currently exists or may exist as technology develops or such comparable items as technology develops for the purpose of accessing, modifying, deleting, controlling, or transferring my digital assets, and (ii) the power to access, modify, delete, control, and transfer my digital assets, including but not limited to, my emails received, email accounts, digital music, digital photographs, digital videos, software, licenses, social network ac-counts, file sharing accounts, financial accounts, domain registrations, Domain Name System (DNS) service accounts, web hosting accounts, tax preparation service accounts, online stores, affiliate programs, other online accounts, and similar digital items which currently exist or may exist as technology develops or other such comparable items as technology develops, including, but not limited to, having access to any and all passwords associated with such digital assets;</w:t>
      </w:r>
    </w:p>
    <w:p w14:paraId="1468E4CF" w14:textId="77777777" w:rsidR="00B05844" w:rsidRPr="00E10DEE" w:rsidRDefault="00B05844" w:rsidP="00B05844">
      <w:pPr>
        <w:pStyle w:val="ListParagraph"/>
        <w:numPr>
          <w:ilvl w:val="0"/>
          <w:numId w:val="12"/>
        </w:numPr>
        <w:suppressAutoHyphens/>
        <w:spacing w:before="60" w:after="60"/>
        <w:jc w:val="both"/>
      </w:pPr>
      <w:r w:rsidRPr="00E10DEE">
        <w:rPr>
          <w:b/>
          <w:bCs/>
        </w:rPr>
        <w:t xml:space="preserve">Access to Mail: </w:t>
      </w:r>
      <w:r w:rsidRPr="00E10DEE">
        <w:t>To have access to my mail and to request the postal authorities to send my mail to my Attorney and/or to whatever address or destination my Attorney may deem appropriate;</w:t>
      </w:r>
    </w:p>
    <w:p w14:paraId="1F4FD340" w14:textId="0DEC5E64" w:rsidR="00B05844" w:rsidRPr="00E10DEE" w:rsidRDefault="00B05844" w:rsidP="00054DDA">
      <w:pPr>
        <w:pStyle w:val="ListParagraph"/>
        <w:numPr>
          <w:ilvl w:val="0"/>
          <w:numId w:val="12"/>
        </w:numPr>
        <w:suppressAutoHyphens/>
        <w:spacing w:before="60" w:after="60"/>
        <w:jc w:val="both"/>
      </w:pPr>
      <w:r w:rsidRPr="00E10DEE">
        <w:rPr>
          <w:b/>
          <w:bCs/>
        </w:rPr>
        <w:t>Health Care and Access to Medical and Other Information</w:t>
      </w:r>
      <w:r w:rsidRPr="00E10DEE">
        <w:t>: To follow the instructions of the agent then acting under any health care proxy in effect for me, and personal representative as discussed under 45 C.F.R. § 164.502 (g) of the Health Insurance Portability and Accountability Act of 1996 (HIPAA) with respect to any and all health care decisions on my behalf, to pay any expenses for health care incurred on my behalf by such agent and/or personal representative which are not covered by insurance and to reimburse such agent and/or personal representative for reasonable expenses arising from the performance of his or her duties as such agent or personal representative, provided that if no such agent or personal representative is acting on my behalf, or if there is such an agent, but such agent lacks the authority, my Attorney shall have the power to place me in any hospital, nursing home, or other facility appropriate to my needs and to enter into contracts or other agreements relating to any such placement, and receive information related to my health in the capacity of personal representative under 45 C.F.R. § 164.502 (g); to have access to all medical in-formation and/or records pertaining to me; to have access to all information and/or records of any health and/or disability insurer insuring, or which has at any time insured me;</w:t>
      </w:r>
    </w:p>
    <w:p w14:paraId="5467F40C" w14:textId="77777777" w:rsidR="00B05844" w:rsidRPr="00E10DEE" w:rsidRDefault="00B05844" w:rsidP="00B05844">
      <w:pPr>
        <w:pStyle w:val="ListParagraph"/>
        <w:numPr>
          <w:ilvl w:val="0"/>
          <w:numId w:val="12"/>
        </w:numPr>
        <w:suppressAutoHyphens/>
        <w:spacing w:before="60" w:after="60"/>
        <w:jc w:val="both"/>
      </w:pPr>
      <w:r w:rsidRPr="00E10DEE">
        <w:rPr>
          <w:b/>
          <w:bCs/>
        </w:rPr>
        <w:t>To Do All Necessary Things</w:t>
      </w:r>
      <w:r w:rsidRPr="00E10DEE">
        <w:t xml:space="preserve">: To do, take, and perform all and every act and thing whatsoever requisite, prior or necessary to be done, in the exercise of any of the rights and powers herein granted, as fully to all intents and purposes as I might or could do if personally present, hereby ratifying and confirming all that my Attorney-in-Fact shall lawfully do or cause to be done by virtue of this power of attorney and the right and powers herein granted. </w:t>
      </w:r>
    </w:p>
    <w:p w14:paraId="330A5A3C" w14:textId="77777777" w:rsidR="00B05844" w:rsidRPr="00E10DEE" w:rsidRDefault="00B05844" w:rsidP="00B05844">
      <w:pPr>
        <w:pStyle w:val="ListParagraph"/>
        <w:numPr>
          <w:ilvl w:val="0"/>
          <w:numId w:val="10"/>
        </w:numPr>
        <w:suppressAutoHyphens/>
        <w:spacing w:after="120"/>
        <w:jc w:val="center"/>
        <w:rPr>
          <w:b/>
          <w:bCs/>
        </w:rPr>
      </w:pPr>
      <w:r w:rsidRPr="00E10DEE">
        <w:rPr>
          <w:caps/>
          <w:kern w:val="32"/>
        </w:rPr>
        <w:br/>
      </w:r>
      <w:r w:rsidRPr="00E10DEE">
        <w:rPr>
          <w:b/>
          <w:bCs/>
          <w:caps/>
          <w:kern w:val="32"/>
        </w:rPr>
        <w:t>ExeCuTION OF DOCUMENTS</w:t>
      </w:r>
    </w:p>
    <w:p w14:paraId="2F347C86" w14:textId="77777777" w:rsidR="00B05844" w:rsidRPr="00E10DEE" w:rsidRDefault="00B05844" w:rsidP="00B05844">
      <w:pPr>
        <w:spacing w:before="120" w:after="120"/>
        <w:jc w:val="both"/>
      </w:pPr>
      <w:r w:rsidRPr="00E10DEE">
        <w:t xml:space="preserve">My Attorney is empowered to execute my name, or my Attorney’s name as Attorney for me, to any agreement, deed, promissory note, security agreement, financing statement, mortgage, bill of sale, affidavit, or any other document or instrument that my Attorney may deem advisable in carrying out </w:t>
      </w:r>
      <w:r w:rsidRPr="00E10DEE">
        <w:lastRenderedPageBreak/>
        <w:t>any of my Attorney’s powers hereunder. My Attorney is also empowered to make oaths on my behalf and to acknowledge the execution of any aforesaid document.</w:t>
      </w:r>
    </w:p>
    <w:p w14:paraId="0B99FA86" w14:textId="77777777" w:rsidR="00B05844" w:rsidRPr="00E10DEE" w:rsidRDefault="00B05844" w:rsidP="00B05844">
      <w:pPr>
        <w:pStyle w:val="ListParagraph"/>
        <w:keepNext/>
        <w:numPr>
          <w:ilvl w:val="0"/>
          <w:numId w:val="10"/>
        </w:numPr>
        <w:spacing w:after="120"/>
        <w:jc w:val="center"/>
        <w:outlineLvl w:val="0"/>
        <w:rPr>
          <w:b/>
          <w:bCs/>
          <w:caps/>
          <w:kern w:val="32"/>
        </w:rPr>
      </w:pPr>
      <w:r w:rsidRPr="00E10DEE">
        <w:rPr>
          <w:caps/>
          <w:kern w:val="32"/>
        </w:rPr>
        <w:br/>
      </w:r>
      <w:r w:rsidRPr="00E10DEE">
        <w:rPr>
          <w:b/>
          <w:bCs/>
          <w:kern w:val="32"/>
        </w:rPr>
        <w:t>INTERPRETATION AND GOVERNING LAWS</w:t>
      </w:r>
    </w:p>
    <w:p w14:paraId="2D2C91FD" w14:textId="77777777" w:rsidR="00B05844" w:rsidRPr="00E10DEE" w:rsidRDefault="00B05844" w:rsidP="00B05844">
      <w:pPr>
        <w:autoSpaceDE w:val="0"/>
        <w:autoSpaceDN w:val="0"/>
        <w:adjustRightInd w:val="0"/>
        <w:spacing w:before="120" w:after="120"/>
        <w:jc w:val="both"/>
      </w:pPr>
      <w:r w:rsidRPr="00E10DEE">
        <w:t>This instrument is to be construed and interpreted as a general durable power of attorney. The enumeration of specific items, rights, acts, or powers herein is not intended to, nor does it, limit or restrict the general powers herein granted to my Attorney. This instrument is executed and delivered in the Commonwealth of Massachusetts, and the laws of the Commonwealth of Massachusetts shall govern its validity and effect and the construction of its provisions.</w:t>
      </w:r>
    </w:p>
    <w:p w14:paraId="21E9704D" w14:textId="77777777" w:rsidR="00B05844" w:rsidRPr="00E10DEE" w:rsidRDefault="00B05844" w:rsidP="00B05844">
      <w:pPr>
        <w:pStyle w:val="ListParagraph"/>
        <w:keepNext/>
        <w:numPr>
          <w:ilvl w:val="0"/>
          <w:numId w:val="10"/>
        </w:numPr>
        <w:spacing w:after="120"/>
        <w:jc w:val="center"/>
        <w:outlineLvl w:val="0"/>
        <w:rPr>
          <w:b/>
          <w:bCs/>
          <w:caps/>
          <w:kern w:val="32"/>
        </w:rPr>
      </w:pPr>
      <w:r w:rsidRPr="00E10DEE">
        <w:rPr>
          <w:caps/>
          <w:kern w:val="32"/>
        </w:rPr>
        <w:br/>
      </w:r>
      <w:r w:rsidRPr="00E10DEE">
        <w:rPr>
          <w:b/>
          <w:bCs/>
          <w:caps/>
          <w:kern w:val="32"/>
        </w:rPr>
        <w:t>LIABILITY OF ATTORNEY</w:t>
      </w:r>
    </w:p>
    <w:p w14:paraId="13860833" w14:textId="77777777" w:rsidR="00B05844" w:rsidRPr="00E10DEE" w:rsidRDefault="00B05844" w:rsidP="00B05844">
      <w:pPr>
        <w:spacing w:before="120" w:after="120"/>
        <w:jc w:val="both"/>
      </w:pPr>
      <w:r w:rsidRPr="00E10DEE">
        <w:t>My Attorney shall only be liable for any action, or failure to act, done willfully and in bad faith.</w:t>
      </w:r>
    </w:p>
    <w:p w14:paraId="17F55848" w14:textId="77777777" w:rsidR="00B05844" w:rsidRPr="00E10DEE" w:rsidRDefault="00B05844" w:rsidP="00B05844">
      <w:pPr>
        <w:pStyle w:val="ListParagraph"/>
        <w:keepNext/>
        <w:numPr>
          <w:ilvl w:val="0"/>
          <w:numId w:val="10"/>
        </w:numPr>
        <w:spacing w:after="120"/>
        <w:jc w:val="center"/>
        <w:outlineLvl w:val="0"/>
        <w:rPr>
          <w:b/>
          <w:bCs/>
          <w:kern w:val="32"/>
        </w:rPr>
      </w:pPr>
      <w:r w:rsidRPr="00E10DEE">
        <w:rPr>
          <w:caps/>
          <w:kern w:val="32"/>
        </w:rPr>
        <w:br/>
      </w:r>
      <w:r w:rsidRPr="00E10DEE">
        <w:rPr>
          <w:b/>
          <w:bCs/>
          <w:kern w:val="32"/>
        </w:rPr>
        <w:t>DISABILITY OF PRINCIPAL</w:t>
      </w:r>
    </w:p>
    <w:p w14:paraId="3A488E22" w14:textId="77777777" w:rsidR="00B05844" w:rsidRPr="00E10DEE" w:rsidRDefault="00B05844" w:rsidP="00B05844">
      <w:pPr>
        <w:spacing w:before="60" w:after="60"/>
        <w:jc w:val="both"/>
      </w:pPr>
      <w:r w:rsidRPr="00E10DEE">
        <w:t>This power of attorney shall not be affected by my subsequent disability or incapacity or lapse of time.</w:t>
      </w:r>
    </w:p>
    <w:p w14:paraId="0C818F3D" w14:textId="77777777" w:rsidR="00B05844" w:rsidRPr="00E10DEE" w:rsidRDefault="00B05844" w:rsidP="00B05844">
      <w:pPr>
        <w:pStyle w:val="ListParagraph"/>
        <w:keepNext/>
        <w:numPr>
          <w:ilvl w:val="0"/>
          <w:numId w:val="10"/>
        </w:numPr>
        <w:spacing w:after="120"/>
        <w:jc w:val="center"/>
        <w:outlineLvl w:val="0"/>
        <w:rPr>
          <w:b/>
          <w:bCs/>
          <w:caps/>
          <w:kern w:val="32"/>
        </w:rPr>
      </w:pPr>
      <w:r w:rsidRPr="00E10DEE">
        <w:rPr>
          <w:caps/>
          <w:kern w:val="32"/>
        </w:rPr>
        <w:br/>
      </w:r>
      <w:r w:rsidRPr="00E10DEE">
        <w:rPr>
          <w:b/>
          <w:bCs/>
          <w:kern w:val="32"/>
        </w:rPr>
        <w:t>RIGHT TO REVOKE</w:t>
      </w:r>
    </w:p>
    <w:p w14:paraId="6160C550" w14:textId="77777777" w:rsidR="00B05844" w:rsidRPr="00E10DEE" w:rsidRDefault="00B05844" w:rsidP="00B05844">
      <w:pPr>
        <w:suppressAutoHyphens/>
      </w:pPr>
      <w:r w:rsidRPr="00E10DEE">
        <w:t>I herein reserve the right to revoke this power of attorney.</w:t>
      </w:r>
    </w:p>
    <w:p w14:paraId="587E8A11" w14:textId="77777777" w:rsidR="00B05844" w:rsidRPr="00E10DEE" w:rsidRDefault="00B05844" w:rsidP="00B05844">
      <w:pPr>
        <w:pStyle w:val="ListParagraph"/>
        <w:keepNext/>
        <w:numPr>
          <w:ilvl w:val="0"/>
          <w:numId w:val="10"/>
        </w:numPr>
        <w:spacing w:after="120"/>
        <w:jc w:val="center"/>
        <w:outlineLvl w:val="0"/>
        <w:rPr>
          <w:b/>
          <w:bCs/>
          <w:kern w:val="32"/>
        </w:rPr>
      </w:pPr>
      <w:r w:rsidRPr="00E10DEE">
        <w:rPr>
          <w:caps/>
          <w:kern w:val="32"/>
        </w:rPr>
        <w:br/>
      </w:r>
      <w:r w:rsidRPr="00E10DEE">
        <w:rPr>
          <w:b/>
          <w:bCs/>
          <w:kern w:val="32"/>
        </w:rPr>
        <w:t>THIRD PARTY RELIANCE</w:t>
      </w:r>
    </w:p>
    <w:p w14:paraId="09839F9F" w14:textId="77777777" w:rsidR="00B05844" w:rsidRPr="00E10DEE" w:rsidRDefault="00B05844" w:rsidP="00B05844">
      <w:pPr>
        <w:spacing w:before="120" w:after="120"/>
        <w:jc w:val="both"/>
      </w:pPr>
      <w:r w:rsidRPr="00E10DEE">
        <w:t xml:space="preserve">Revocation or termination of this power of attorney shall be ineffective as to any third party unless and until actual notice or knowledge of such revocation or termination shall have been received by such third party. Payment by any third party in reliance upon this power of </w:t>
      </w:r>
      <w:proofErr w:type="gramStart"/>
      <w:r w:rsidRPr="00E10DEE">
        <w:t>attorney, and</w:t>
      </w:r>
      <w:proofErr w:type="gramEnd"/>
      <w:r w:rsidRPr="00E10DEE">
        <w:t xml:space="preserve"> made prior to receipt by such third party of actual notice or knowledge of the revocation or termination of this power of attorney, shall constitute a release and discharge of said third party from all liability for all claims to the extent of such payment so made, and such third party making any such payment need not see to the application thereof. Any third party may conclusively rely upon the fact that this power of attorney is in full force and effect notwithstanding the lapse of time since its execution (i.e. no matter how “old” it might be) (unless such third party has actual notice or knowledge of its revocation or termination as aforesaid) and that my Attorney was fully authorized to take a particular action or execute a particular document. Further, any third party may conclusively rely upon the representations of my Attorney hereunder or any licensed attorney at law as to all matters pertaining to any power granted to my Attorney, and/or as to all facts which may in any manner be germane to any matter or thing arising in connection with this power of attorney. Any third party may conclusively rely upon a written statement from a licensed attorney at law as to who is then serving as attorney-in-fact hereunder. No third party who may act in reliance upon any of the foregoing or the authority granted to my Attorney hereunder shall incur any liability to me or my estate as a result of such reliance or as a result of permitting my Attorney to exercise any power and I, for myself and for my heirs, personal representatives, legal representatives, and assigns here-by agree to indemnify, defend, and hold harmless any such third party from and against any and all claims that may arise or be asserted against such third party by reason of such third party having relied on the provisions of this instrument. Any third party may rely upon a copy hereof certified by a Notary Public to be a true copy of this instrument.</w:t>
      </w:r>
    </w:p>
    <w:p w14:paraId="198F4A64" w14:textId="77777777" w:rsidR="00B05844" w:rsidRPr="00E10DEE" w:rsidRDefault="00B05844" w:rsidP="00B05844">
      <w:pPr>
        <w:pStyle w:val="ListParagraph"/>
        <w:keepNext/>
        <w:numPr>
          <w:ilvl w:val="0"/>
          <w:numId w:val="10"/>
        </w:numPr>
        <w:spacing w:after="120"/>
        <w:jc w:val="center"/>
        <w:outlineLvl w:val="0"/>
        <w:rPr>
          <w:b/>
          <w:bCs/>
          <w:kern w:val="32"/>
        </w:rPr>
      </w:pPr>
      <w:r w:rsidRPr="00E10DEE">
        <w:rPr>
          <w:caps/>
          <w:kern w:val="32"/>
        </w:rPr>
        <w:lastRenderedPageBreak/>
        <w:br/>
      </w:r>
      <w:r w:rsidRPr="00E10DEE">
        <w:rPr>
          <w:b/>
          <w:bCs/>
          <w:kern w:val="32"/>
        </w:rPr>
        <w:t>PROTECTIVE PROCEEDINGS</w:t>
      </w:r>
    </w:p>
    <w:p w14:paraId="29259793" w14:textId="77777777" w:rsidR="00B05844" w:rsidRPr="00E10DEE" w:rsidRDefault="00B05844" w:rsidP="00B05844">
      <w:pPr>
        <w:spacing w:before="120" w:after="120"/>
        <w:jc w:val="both"/>
      </w:pPr>
      <w:r w:rsidRPr="00E10DEE">
        <w:t>If protective proceedings for my property or my person are hereafter commenced, I hereby nominate, for consideration by the court, my Attorney named hereunder to serve as the conservator of my property and/or to serve as the guardian of my person, and direct that such Attorney should be exempt from giving any bond, or if required to give bond, shall be exempt from furnishing any surety thereon.</w:t>
      </w:r>
    </w:p>
    <w:p w14:paraId="2234B38D" w14:textId="77777777" w:rsidR="00B05844" w:rsidRPr="00E10DEE" w:rsidRDefault="00B05844" w:rsidP="00B05844">
      <w:pPr>
        <w:pStyle w:val="ListParagraph"/>
        <w:keepNext/>
        <w:numPr>
          <w:ilvl w:val="0"/>
          <w:numId w:val="10"/>
        </w:numPr>
        <w:spacing w:after="120"/>
        <w:jc w:val="center"/>
        <w:outlineLvl w:val="0"/>
        <w:rPr>
          <w:b/>
          <w:bCs/>
          <w:kern w:val="32"/>
        </w:rPr>
      </w:pPr>
      <w:r w:rsidRPr="00E10DEE">
        <w:rPr>
          <w:kern w:val="32"/>
        </w:rPr>
        <w:br/>
      </w:r>
      <w:r w:rsidRPr="00E10DEE">
        <w:rPr>
          <w:b/>
          <w:bCs/>
          <w:kern w:val="32"/>
        </w:rPr>
        <w:t>ATTORNEY ENTITLED TO REASONABLE FEE FOR SERVICES</w:t>
      </w:r>
    </w:p>
    <w:p w14:paraId="5AD8F732" w14:textId="77777777" w:rsidR="00B05844" w:rsidRPr="00E10DEE" w:rsidRDefault="00B05844" w:rsidP="00B05844">
      <w:pPr>
        <w:spacing w:before="120" w:after="120"/>
        <w:jc w:val="both"/>
      </w:pPr>
      <w:r w:rsidRPr="00E10DEE">
        <w:t>My Attorney shall be entitled to receive a reasonable fee from my assets or property for serving in such capacity hereunder.</w:t>
      </w:r>
    </w:p>
    <w:p w14:paraId="5090243C" w14:textId="77777777" w:rsidR="00B05844" w:rsidRPr="00E10DEE" w:rsidRDefault="00B05844" w:rsidP="00B05844">
      <w:pPr>
        <w:pStyle w:val="ListParagraph"/>
        <w:numPr>
          <w:ilvl w:val="0"/>
          <w:numId w:val="10"/>
        </w:numPr>
        <w:spacing w:after="120"/>
        <w:jc w:val="center"/>
        <w:outlineLvl w:val="0"/>
        <w:rPr>
          <w:b/>
          <w:bCs/>
          <w:caps/>
          <w:kern w:val="32"/>
        </w:rPr>
      </w:pPr>
      <w:r w:rsidRPr="00E10DEE">
        <w:rPr>
          <w:caps/>
          <w:kern w:val="32"/>
        </w:rPr>
        <w:br/>
      </w:r>
      <w:r w:rsidRPr="00E10DEE">
        <w:rPr>
          <w:b/>
          <w:bCs/>
          <w:caps/>
          <w:kern w:val="32"/>
        </w:rPr>
        <w:t>RIGHT OF DELEGATION</w:t>
      </w:r>
    </w:p>
    <w:p w14:paraId="44CB014A" w14:textId="77777777" w:rsidR="00B05844" w:rsidRPr="00E10DEE" w:rsidRDefault="00B05844" w:rsidP="00B05844">
      <w:pPr>
        <w:suppressAutoHyphens/>
        <w:spacing w:before="120" w:after="60"/>
        <w:jc w:val="both"/>
        <w:outlineLvl w:val="1"/>
      </w:pPr>
      <w:r w:rsidRPr="00E10DEE">
        <w:t>My Attorney (including any named successor Attorney) shall have the right, by written instrument, to delegate any or all of the foregoing powers to any person or persons whom my Attorney may select, but such delegation may be amended or revoked by my Attorney (including any successor Attorney) named hereunder, and any third party may conclusively rely upon the fact that such writ-ten delegation is in full force and effect unless and until actual notice or knowledge of its amendment or revocation shall have been received by such third party.</w:t>
      </w:r>
    </w:p>
    <w:p w14:paraId="3AFD5883" w14:textId="77777777" w:rsidR="00B05844" w:rsidRPr="00E10DEE" w:rsidRDefault="00B05844" w:rsidP="0057384C">
      <w:pPr>
        <w:pStyle w:val="ListParagraph"/>
        <w:numPr>
          <w:ilvl w:val="0"/>
          <w:numId w:val="10"/>
        </w:numPr>
        <w:jc w:val="center"/>
        <w:outlineLvl w:val="0"/>
        <w:rPr>
          <w:b/>
          <w:bCs/>
          <w:caps/>
          <w:kern w:val="32"/>
        </w:rPr>
      </w:pPr>
      <w:r w:rsidRPr="00E10DEE">
        <w:rPr>
          <w:caps/>
          <w:kern w:val="32"/>
        </w:rPr>
        <w:br/>
      </w:r>
      <w:r w:rsidRPr="00E10DEE">
        <w:rPr>
          <w:b/>
          <w:bCs/>
          <w:caps/>
          <w:kern w:val="32"/>
        </w:rPr>
        <w:t>REVOCATION OF PRIOR POWERS OF ATTORNEY</w:t>
      </w:r>
    </w:p>
    <w:p w14:paraId="24397142" w14:textId="77777777" w:rsidR="00B05844" w:rsidRPr="00E10DEE" w:rsidRDefault="00B05844" w:rsidP="00B05844">
      <w:pPr>
        <w:suppressAutoHyphens/>
        <w:jc w:val="both"/>
      </w:pPr>
      <w:r w:rsidRPr="00E10DEE">
        <w:t>I hereby revoke any power of attorney heretofore executed by me.</w:t>
      </w:r>
    </w:p>
    <w:p w14:paraId="4ABAB862" w14:textId="77777777" w:rsidR="00B05844" w:rsidRPr="00E10DEE" w:rsidRDefault="00B05844" w:rsidP="00B05844">
      <w:pPr>
        <w:pStyle w:val="ListParagraph"/>
        <w:numPr>
          <w:ilvl w:val="0"/>
          <w:numId w:val="10"/>
        </w:numPr>
        <w:spacing w:after="120"/>
        <w:jc w:val="center"/>
        <w:outlineLvl w:val="0"/>
        <w:rPr>
          <w:b/>
          <w:bCs/>
          <w:kern w:val="32"/>
        </w:rPr>
      </w:pPr>
      <w:r w:rsidRPr="00E10DEE">
        <w:rPr>
          <w:kern w:val="32"/>
        </w:rPr>
        <w:br/>
      </w:r>
      <w:r w:rsidRPr="00E10DEE">
        <w:rPr>
          <w:b/>
          <w:bCs/>
          <w:kern w:val="32"/>
        </w:rPr>
        <w:t>CLARIFICATION</w:t>
      </w:r>
    </w:p>
    <w:p w14:paraId="78406569" w14:textId="77777777" w:rsidR="00B05844" w:rsidRPr="00E10DEE" w:rsidRDefault="00B05844" w:rsidP="00B05844">
      <w:pPr>
        <w:suppressAutoHyphens/>
        <w:jc w:val="both"/>
      </w:pPr>
      <w:r w:rsidRPr="00E10DEE">
        <w:t xml:space="preserve">All references in this Durable Power of Attorney to the masculine gender shall include the feminine gender or the neuter, and, additionally, all references to the feminine gender shall include the masculine gender or the neuter, all references to the neuter shall include the masculine gender or the feminine gender, all references in the singular shall include the plural, and all references in the plural shall include the singular, wherever the context permits. Headings </w:t>
      </w:r>
      <w:r w:rsidRPr="00E10DEE">
        <w:rPr>
          <w:spacing w:val="-2"/>
        </w:rPr>
        <w:t>and subheadings have been inserted for the convenience of reference only and are to be ig</w:t>
      </w:r>
      <w:r w:rsidRPr="00E10DEE">
        <w:t>nored in the construction of the provisions of this Durable Power of Attorney.</w:t>
      </w:r>
    </w:p>
    <w:p w14:paraId="597F56DE" w14:textId="77777777" w:rsidR="00B05844" w:rsidRPr="00E10DEE" w:rsidRDefault="00B05844" w:rsidP="00B05844"/>
    <w:p w14:paraId="053467E1" w14:textId="0E11B88A" w:rsidR="00B05844" w:rsidRPr="00E10DEE" w:rsidRDefault="00B05844" w:rsidP="00B05844">
      <w:pPr>
        <w:jc w:val="both"/>
      </w:pPr>
      <w:r w:rsidRPr="00E10DEE">
        <w:t xml:space="preserve">IN WITNESS WHEREOF, I have executed this Durable Power of Attorney on this </w:t>
      </w:r>
      <w:r w:rsidR="003402C0">
        <w:t xml:space="preserve">___ day of </w:t>
      </w:r>
      <w:r w:rsidR="003402C0" w:rsidRPr="003402C0">
        <w:t>________________</w:t>
      </w:r>
      <w:r w:rsidR="003402C0">
        <w:t>.</w:t>
      </w:r>
    </w:p>
    <w:p w14:paraId="4C1A5079" w14:textId="77777777" w:rsidR="00026ACE" w:rsidRDefault="00B05844" w:rsidP="00026ACE">
      <w:pPr>
        <w:suppressAutoHyphens/>
        <w:spacing w:before="960"/>
        <w:ind w:left="4320"/>
      </w:pPr>
      <w:r w:rsidRPr="00E10DEE">
        <w:t>__________________________</w:t>
      </w:r>
    </w:p>
    <w:p w14:paraId="4681E56D" w14:textId="1D93D9E1" w:rsidR="00B05844" w:rsidRPr="00E10DEE" w:rsidRDefault="00B05844" w:rsidP="00026ACE">
      <w:pPr>
        <w:suppressAutoHyphens/>
        <w:ind w:left="4320"/>
      </w:pPr>
      <w:proofErr w:type="gramStart"/>
      <w:r w:rsidRPr="00E10DEE">
        <w:t xml:space="preserve">{{ </w:t>
      </w:r>
      <w:proofErr w:type="spellStart"/>
      <w:r w:rsidRPr="00E10DEE">
        <w:t>client</w:t>
      </w:r>
      <w:proofErr w:type="gramEnd"/>
      <w:r w:rsidRPr="00E10DEE">
        <w:t>.full_name</w:t>
      </w:r>
      <w:proofErr w:type="spellEnd"/>
      <w:r w:rsidRPr="00E10DEE">
        <w:t xml:space="preserve"> | name }}</w:t>
      </w:r>
      <w:r w:rsidRPr="00E10DEE">
        <w:br/>
      </w:r>
      <w:bookmarkStart w:id="6" w:name="_Hlk170726438"/>
    </w:p>
    <w:bookmarkEnd w:id="6"/>
    <w:p w14:paraId="004B5367" w14:textId="77777777" w:rsidR="00B05844" w:rsidRPr="00E10DEE" w:rsidRDefault="00B05844" w:rsidP="00B05844">
      <w:pPr>
        <w:spacing w:after="160" w:line="259" w:lineRule="auto"/>
      </w:pPr>
      <w:r w:rsidRPr="00E10DEE">
        <w:br w:type="page"/>
      </w:r>
    </w:p>
    <w:p w14:paraId="64CB50DC" w14:textId="679E6CE8" w:rsidR="00B05844" w:rsidRPr="00E10DEE" w:rsidRDefault="00B05844" w:rsidP="00B05844">
      <w:pPr>
        <w:suppressAutoHyphens/>
        <w:jc w:val="both"/>
      </w:pPr>
      <w:r w:rsidRPr="00E10DEE">
        <w:lastRenderedPageBreak/>
        <w:t xml:space="preserve">We, __________________________ and __________________________, the witnesses, each declare in the presence of {{ </w:t>
      </w:r>
      <w:proofErr w:type="spellStart"/>
      <w:r w:rsidRPr="00E10DEE">
        <w:t>client.full_name</w:t>
      </w:r>
      <w:proofErr w:type="spellEnd"/>
      <w:r w:rsidRPr="00E10DEE">
        <w:t xml:space="preserve"> | name }}, that {{ </w:t>
      </w:r>
      <w:proofErr w:type="spellStart"/>
      <w:r w:rsidRPr="00E10DEE">
        <w:t>client.full_name</w:t>
      </w:r>
      <w:proofErr w:type="spellEnd"/>
      <w:r w:rsidRPr="00E10DEE">
        <w:t xml:space="preserve"> | name }} signed (or directed another to sign for the Principal and said person signed for the Principal) this instrument as the Principal’s Durable Power of Attorney in the presence of each of us, that the Principal signed it willingly (or willingly directed another to sign it for the Principal), that each of us signs this Durable Power of Attorney as witness in the presence of the Principal, and that to the best of our knowledge the Principal is eighteen (18) years of age or over, of sound mind, and under no constraint or undue influence.</w:t>
      </w:r>
    </w:p>
    <w:p w14:paraId="76F0C3FD" w14:textId="6634E6D7" w:rsidR="00313CD8" w:rsidRPr="00E10DEE" w:rsidRDefault="00313CD8" w:rsidP="00313CD8">
      <w:pPr>
        <w:spacing w:before="240" w:after="240"/>
        <w:jc w:val="both"/>
        <w:rPr>
          <w:ins w:id="7" w:author="Scott Aubrey " w:date="2026-08-13T12:50:00Z" w16du:dateUtc="2026-08-13T16:50:00Z"/>
        </w:rPr>
      </w:pPr>
    </w:p>
    <w:p w14:paraId="0D9BB98C" w14:textId="77777777" w:rsidR="00313CD8" w:rsidRDefault="00313CD8" w:rsidP="00313CD8">
      <w:pPr>
        <w:pStyle w:val="ALSignatureLine"/>
        <w:spacing w:before="240" w:after="240"/>
        <w:rPr>
          <w:ins w:id="8" w:author="Scott Aubrey " w:date="2026-08-13T12:50:00Z" w16du:dateUtc="2026-08-13T16:50:00Z"/>
        </w:rPr>
      </w:pPr>
      <w:ins w:id="9" w:author="Scott Aubrey " w:date="2026-08-13T12:50:00Z" w16du:dateUtc="2026-08-13T16:50:00Z">
        <w:r>
          <w:t>Signature: _____________________________</w:t>
        </w:r>
        <w:proofErr w:type="gramStart"/>
        <w:r>
          <w:t>_  Name</w:t>
        </w:r>
        <w:proofErr w:type="gramEnd"/>
        <w:r>
          <w:t>: ______________________________</w:t>
        </w:r>
      </w:ins>
    </w:p>
    <w:p w14:paraId="2A29F445" w14:textId="77777777" w:rsidR="00313CD8" w:rsidRDefault="00313CD8" w:rsidP="00313CD8">
      <w:pPr>
        <w:pStyle w:val="ALSignatureLine"/>
        <w:spacing w:before="240" w:after="240"/>
        <w:rPr>
          <w:ins w:id="10" w:author="Scott Aubrey " w:date="2026-08-13T12:50:00Z" w16du:dateUtc="2026-08-13T16:50:00Z"/>
        </w:rPr>
      </w:pPr>
      <w:ins w:id="11" w:author="Scott Aubrey " w:date="2026-08-13T12:50:00Z" w16du:dateUtc="2026-08-13T16:50:00Z">
        <w:r>
          <w:t xml:space="preserve">Address: </w:t>
        </w:r>
        <w:r w:rsidRPr="00FF5D62">
          <w:t>__________________________</w:t>
        </w:r>
        <w:r>
          <w:t>__________________________________________</w:t>
        </w:r>
      </w:ins>
    </w:p>
    <w:p w14:paraId="268CCEB0" w14:textId="77777777" w:rsidR="00313CD8" w:rsidRDefault="00313CD8" w:rsidP="00313CD8">
      <w:pPr>
        <w:pStyle w:val="ALSignatureLine"/>
        <w:rPr>
          <w:ins w:id="12" w:author="Scott Aubrey " w:date="2026-08-13T12:50:00Z" w16du:dateUtc="2026-08-13T16:50:00Z"/>
        </w:rPr>
      </w:pPr>
    </w:p>
    <w:p w14:paraId="02E204B1" w14:textId="77777777" w:rsidR="00313CD8" w:rsidRDefault="00313CD8" w:rsidP="00313CD8">
      <w:pPr>
        <w:pStyle w:val="ALSignatureLine"/>
        <w:spacing w:before="240" w:after="240"/>
        <w:rPr>
          <w:ins w:id="13" w:author="Scott Aubrey " w:date="2026-08-13T12:50:00Z" w16du:dateUtc="2026-08-13T16:50:00Z"/>
        </w:rPr>
      </w:pPr>
      <w:ins w:id="14" w:author="Scott Aubrey " w:date="2026-08-13T12:50:00Z" w16du:dateUtc="2026-08-13T16:50:00Z">
        <w:r>
          <w:t>Signature: _____________________________</w:t>
        </w:r>
        <w:proofErr w:type="gramStart"/>
        <w:r>
          <w:t>_  Name</w:t>
        </w:r>
        <w:proofErr w:type="gramEnd"/>
        <w:r>
          <w:t>: ______________________________</w:t>
        </w:r>
      </w:ins>
    </w:p>
    <w:p w14:paraId="33DAAA1B" w14:textId="77777777" w:rsidR="00313CD8" w:rsidRDefault="00313CD8" w:rsidP="00313CD8">
      <w:pPr>
        <w:keepNext/>
        <w:keepLines/>
        <w:tabs>
          <w:tab w:val="left" w:pos="5040"/>
        </w:tabs>
        <w:spacing w:before="60"/>
        <w:rPr>
          <w:ins w:id="15" w:author="Scott Aubrey " w:date="2026-08-13T12:50:00Z" w16du:dateUtc="2026-08-13T16:50:00Z"/>
        </w:rPr>
      </w:pPr>
      <w:ins w:id="16" w:author="Scott Aubrey " w:date="2026-08-13T12:50:00Z" w16du:dateUtc="2026-08-13T16:50:00Z">
        <w:r>
          <w:t xml:space="preserve">Address: </w:t>
        </w:r>
        <w:r w:rsidRPr="00FF5D62">
          <w:t>__________________________</w:t>
        </w:r>
        <w:r>
          <w:t>__________________________________________</w:t>
        </w:r>
      </w:ins>
    </w:p>
    <w:p w14:paraId="66BCA34D" w14:textId="77777777" w:rsidR="00313CD8" w:rsidRDefault="00313CD8" w:rsidP="00313CD8">
      <w:pPr>
        <w:pStyle w:val="TextHeading2"/>
        <w:numPr>
          <w:ilvl w:val="0"/>
          <w:numId w:val="0"/>
        </w:numPr>
        <w:tabs>
          <w:tab w:val="left" w:pos="5040"/>
        </w:tabs>
        <w:spacing w:after="0"/>
        <w:jc w:val="center"/>
        <w:rPr>
          <w:ins w:id="17" w:author="Scott Aubrey " w:date="2026-08-13T12:50:00Z" w16du:dateUtc="2026-08-13T16:50:00Z"/>
          <w:rFonts w:ascii="Garamond" w:hAnsi="Garamond"/>
          <w:szCs w:val="24"/>
        </w:rPr>
      </w:pPr>
    </w:p>
    <w:p w14:paraId="6DD1BB7A" w14:textId="77777777" w:rsidR="00313CD8" w:rsidRPr="009E3D9B" w:rsidRDefault="00313CD8" w:rsidP="00313CD8">
      <w:pPr>
        <w:pStyle w:val="TextHeading2"/>
        <w:numPr>
          <w:ilvl w:val="0"/>
          <w:numId w:val="0"/>
        </w:numPr>
        <w:tabs>
          <w:tab w:val="left" w:pos="5040"/>
        </w:tabs>
        <w:spacing w:after="0"/>
        <w:jc w:val="center"/>
        <w:rPr>
          <w:ins w:id="18" w:author="Scott Aubrey " w:date="2026-08-13T12:50:00Z" w16du:dateUtc="2026-08-13T16:50:00Z"/>
          <w:rFonts w:ascii="Garamond" w:hAnsi="Garamond"/>
          <w:szCs w:val="24"/>
        </w:rPr>
      </w:pPr>
      <w:ins w:id="19" w:author="Scott Aubrey " w:date="2026-08-13T12:50:00Z" w16du:dateUtc="2026-08-13T16:50:00Z">
        <w:r>
          <w:rPr>
            <w:rFonts w:ascii="Garamond" w:hAnsi="Garamond"/>
            <w:szCs w:val="24"/>
          </w:rPr>
          <w:t>COMMONWEALTH OF MASSACHUSETTS</w:t>
        </w:r>
      </w:ins>
    </w:p>
    <w:p w14:paraId="221236DA" w14:textId="77777777" w:rsidR="00313CD8" w:rsidRPr="009E3D9B" w:rsidRDefault="00313CD8" w:rsidP="00313CD8">
      <w:pPr>
        <w:spacing w:after="240"/>
        <w:jc w:val="center"/>
        <w:rPr>
          <w:ins w:id="20" w:author="Scott Aubrey " w:date="2026-08-13T12:50:00Z" w16du:dateUtc="2026-08-13T16:50:00Z"/>
        </w:rPr>
      </w:pPr>
      <w:ins w:id="21" w:author="Scott Aubrey " w:date="2026-08-13T12:50:00Z" w16du:dateUtc="2026-08-13T16:50:00Z">
        <w:r>
          <w:t xml:space="preserve">COUNTY OF </w:t>
        </w:r>
        <w:proofErr w:type="gramStart"/>
        <w:r>
          <w:t xml:space="preserve">{{ </w:t>
        </w:r>
        <w:proofErr w:type="spellStart"/>
        <w:r>
          <w:t>execution</w:t>
        </w:r>
        <w:proofErr w:type="gramEnd"/>
        <w:r>
          <w:t>.display_signing_county</w:t>
        </w:r>
        <w:proofErr w:type="spellEnd"/>
        <w:r>
          <w:t xml:space="preserve"> | </w:t>
        </w:r>
        <w:proofErr w:type="gramStart"/>
        <w:r>
          <w:t>name }</w:t>
        </w:r>
        <w:proofErr w:type="gramEnd"/>
        <w:r>
          <w:t>}</w:t>
        </w:r>
      </w:ins>
    </w:p>
    <w:p w14:paraId="2FCF0284" w14:textId="77777777" w:rsidR="00313CD8" w:rsidRPr="009E3D9B" w:rsidRDefault="00313CD8" w:rsidP="00313CD8">
      <w:pPr>
        <w:pStyle w:val="TRBody3"/>
        <w:ind w:firstLine="0"/>
        <w:rPr>
          <w:ins w:id="22" w:author="Scott Aubrey " w:date="2026-08-13T12:50:00Z" w16du:dateUtc="2026-08-13T16:50:00Z"/>
        </w:rPr>
      </w:pPr>
      <w:ins w:id="23" w:author="Scott Aubrey " w:date="2026-08-13T12:50:00Z" w16du:dateUtc="2026-08-13T16:50:00Z">
        <w:r>
          <w:t xml:space="preserve">On </w:t>
        </w:r>
        <w:proofErr w:type="gramStart"/>
        <w:r>
          <w:t xml:space="preserve">{{ </w:t>
        </w:r>
        <w:proofErr w:type="spellStart"/>
        <w:r>
          <w:t>execution</w:t>
        </w:r>
        <w:proofErr w:type="gramEnd"/>
        <w:r>
          <w:t>.display_doc_</w:t>
        </w:r>
        <w:proofErr w:type="gramStart"/>
        <w:r>
          <w:t>date</w:t>
        </w:r>
        <w:proofErr w:type="spellEnd"/>
        <w:r>
          <w:t xml:space="preserve"> }</w:t>
        </w:r>
        <w:proofErr w:type="gramEnd"/>
        <w:r>
          <w:t xml:space="preserve">}, before me, the undersigned notary public, personally appeared </w:t>
        </w:r>
        <w:proofErr w:type="gramStart"/>
        <w:r>
          <w:t xml:space="preserve">{{ </w:t>
        </w:r>
        <w:proofErr w:type="spellStart"/>
        <w:r>
          <w:t>client</w:t>
        </w:r>
        <w:proofErr w:type="gramEnd"/>
        <w:r>
          <w:t>.full_name</w:t>
        </w:r>
        <w:proofErr w:type="spellEnd"/>
        <w:r>
          <w:t xml:space="preserve"> | </w:t>
        </w:r>
        <w:proofErr w:type="gramStart"/>
        <w:r>
          <w:t>name }</w:t>
        </w:r>
        <w:proofErr w:type="gramEnd"/>
        <w:r>
          <w:t xml:space="preserve">}, proved to me through satisfactory evidence of identification, which was a government-issued photo identification to be the person whose name is signed on the preceding or attached document, and who acknowledged that </w:t>
        </w:r>
        <w:proofErr w:type="gramStart"/>
        <w:r>
          <w:t xml:space="preserve">{{ </w:t>
        </w:r>
        <w:proofErr w:type="spellStart"/>
        <w:r>
          <w:t>client</w:t>
        </w:r>
        <w:proofErr w:type="gramEnd"/>
        <w:r>
          <w:t>.pronoun_</w:t>
        </w:r>
        <w:proofErr w:type="gramStart"/>
        <w:r>
          <w:t>subject</w:t>
        </w:r>
        <w:proofErr w:type="spellEnd"/>
        <w:r>
          <w:t xml:space="preserve"> }</w:t>
        </w:r>
        <w:proofErr w:type="gramEnd"/>
        <w:r>
          <w:t xml:space="preserve">} signed it voluntarily for its stated purpose. </w:t>
        </w:r>
      </w:ins>
    </w:p>
    <w:p w14:paraId="33A05A12" w14:textId="77777777" w:rsidR="00313CD8" w:rsidRPr="009E3D9B" w:rsidRDefault="00313CD8" w:rsidP="00313CD8">
      <w:pPr>
        <w:pStyle w:val="TRBody3"/>
        <w:rPr>
          <w:ins w:id="24" w:author="Scott Aubrey " w:date="2026-08-13T12:50:00Z" w16du:dateUtc="2026-08-13T16:50:00Z"/>
        </w:rPr>
      </w:pPr>
      <w:ins w:id="25" w:author="Scott Aubrey " w:date="2026-08-13T12:50:00Z" w16du:dateUtc="2026-08-13T16:50:00Z">
        <w:r>
          <w:t xml:space="preserve">WITNESS my hand and notarial seal. </w:t>
        </w:r>
      </w:ins>
    </w:p>
    <w:p w14:paraId="29AC2F65" w14:textId="77777777" w:rsidR="00313CD8" w:rsidRPr="009E3D9B" w:rsidRDefault="00313CD8" w:rsidP="00313CD8">
      <w:pPr>
        <w:pStyle w:val="TRBase"/>
        <w:rPr>
          <w:ins w:id="26" w:author="Scott Aubrey " w:date="2026-08-13T12:50:00Z" w16du:dateUtc="2026-08-13T16:50:00Z"/>
          <w:rFonts w:ascii="Garamond" w:hAnsi="Garamond"/>
        </w:rPr>
      </w:pPr>
      <w:ins w:id="27" w:author="Scott Aubrey " w:date="2026-08-13T12:50:00Z" w16du:dateUtc="2026-08-13T16:50:00Z">
        <w:r>
          <w:rPr>
            <w:rFonts w:ascii="Garamond" w:hAnsi="Garamond"/>
          </w:rPr>
          <w:t>(SEAL)</w:t>
        </w:r>
      </w:ins>
    </w:p>
    <w:p w14:paraId="4DA2FAC6" w14:textId="77777777" w:rsidR="00313CD8" w:rsidRPr="009E3D9B" w:rsidRDefault="00313CD8" w:rsidP="00313CD8">
      <w:pPr>
        <w:pStyle w:val="TRSigLine"/>
        <w:spacing w:after="0"/>
        <w:rPr>
          <w:ins w:id="28" w:author="Scott Aubrey " w:date="2026-08-13T12:50:00Z" w16du:dateUtc="2026-08-13T16:50:00Z"/>
        </w:rPr>
      </w:pPr>
      <w:ins w:id="29" w:author="Scott Aubrey " w:date="2026-08-13T12:50:00Z" w16du:dateUtc="2026-08-13T16:50:00Z">
        <w:r>
          <w:t>______________________________________</w:t>
        </w:r>
      </w:ins>
    </w:p>
    <w:p w14:paraId="007B69E8" w14:textId="77777777" w:rsidR="00313CD8" w:rsidRDefault="00313CD8" w:rsidP="00313CD8">
      <w:pPr>
        <w:pStyle w:val="TRSigName"/>
        <w:rPr>
          <w:ins w:id="30" w:author="Scott Aubrey " w:date="2026-08-13T12:50:00Z" w16du:dateUtc="2026-08-13T16:50:00Z"/>
        </w:rPr>
      </w:pPr>
      <w:ins w:id="31" w:author="Scott Aubrey " w:date="2026-08-13T12:50:00Z" w16du:dateUtc="2026-08-13T16:50:00Z">
        <w:r>
          <w:t>Notary Public</w:t>
        </w:r>
      </w:ins>
    </w:p>
    <w:p w14:paraId="4D471F4D" w14:textId="199A92F2" w:rsidR="00B05844" w:rsidRPr="00E10DEE" w:rsidRDefault="00313CD8" w:rsidP="00313CD8">
      <w:pPr>
        <w:keepLines/>
        <w:ind w:left="4320"/>
        <w:rPr>
          <w:kern w:val="2"/>
          <w14:ligatures w14:val="standardContextual"/>
        </w:rPr>
        <w:sectPr w:rsidR="00B05844" w:rsidRPr="00E10DEE" w:rsidSect="00B05844">
          <w:footerReference w:type="default" r:id="rId7"/>
          <w:pgSz w:w="12240" w:h="15840"/>
          <w:pgMar w:top="1008" w:right="1440" w:bottom="1008" w:left="1440" w:header="720" w:footer="432" w:gutter="0"/>
          <w:pgNumType w:fmt="numberInDash" w:start="1"/>
          <w:cols w:space="720"/>
          <w:docGrid w:linePitch="326"/>
        </w:sectPr>
      </w:pPr>
      <w:ins w:id="32" w:author="Scott Aubrey " w:date="2026-08-13T12:50:00Z" w16du:dateUtc="2026-08-13T16:50:00Z">
        <w:r>
          <w:t xml:space="preserve">My Commission Expires: </w:t>
        </w:r>
        <w:proofErr w:type="gramStart"/>
        <w:r>
          <w:t xml:space="preserve">{{ </w:t>
        </w:r>
        <w:proofErr w:type="spellStart"/>
        <w:r>
          <w:t>execution</w:t>
        </w:r>
        <w:proofErr w:type="gramEnd"/>
        <w:r>
          <w:t>.display_notary_</w:t>
        </w:r>
        <w:proofErr w:type="gramStart"/>
        <w:r>
          <w:t>commission</w:t>
        </w:r>
        <w:proofErr w:type="spellEnd"/>
        <w:r>
          <w:t xml:space="preserve"> }</w:t>
        </w:r>
        <w:proofErr w:type="gramEnd"/>
        <w:r>
          <w:t>}</w:t>
        </w:r>
      </w:ins>
      <w:r w:rsidR="00B05844" w:rsidRPr="00E10DEE">
        <w:rPr>
          <w:rFonts w:eastAsia="Aptos"/>
          <w:kern w:val="2"/>
          <w14:ligatures w14:val="standardContextual"/>
        </w:rPr>
        <w:t xml:space="preserve"> </w:t>
      </w:r>
    </w:p>
    <w:p w14:paraId="15D639B6" w14:textId="5366CDE1" w:rsidR="00E10DEE" w:rsidRPr="00E10DEE" w:rsidRDefault="00E10DEE" w:rsidP="005D2833">
      <w:pPr>
        <w:pStyle w:val="TRTitle"/>
        <w:rPr>
          <w:kern w:val="2"/>
          <w14:ligatures w14:val="standardContextual"/>
        </w:rPr>
        <w:pPrChange w:id="33" w:author="Scott Aubrey " w:date="2026-08-13T12:48:00Z" w16du:dateUtc="2026-08-13T16:48:00Z">
          <w:pPr>
            <w:spacing w:before="960" w:after="60"/>
            <w:ind w:left="4320"/>
          </w:pPr>
        </w:pPrChange>
      </w:pPr>
    </w:p>
    <w:sectPr w:rsidR="00E10DEE" w:rsidRPr="00E10DEE" w:rsidSect="006D501B">
      <w:headerReference w:type="default" r:id="rId8"/>
      <w:footerReference w:type="default" r:id="rId9"/>
      <w:pgSz w:w="12240" w:h="15840"/>
      <w:pgMar w:top="1440" w:right="1440" w:bottom="1440" w:left="1440" w:header="72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79272C" w14:textId="77777777" w:rsidR="00656153" w:rsidRDefault="00656153" w:rsidP="0028741B">
      <w:r>
        <w:separator/>
      </w:r>
    </w:p>
  </w:endnote>
  <w:endnote w:type="continuationSeparator" w:id="0">
    <w:p w14:paraId="44F3B59E" w14:textId="77777777" w:rsidR="00656153" w:rsidRDefault="00656153" w:rsidP="0028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F8F46B" w14:textId="77777777" w:rsidR="00B05844" w:rsidRDefault="00B05844" w:rsidP="002B19B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5"/>
      <w:gridCol w:w="1795"/>
    </w:tblGrid>
    <w:tr w:rsidR="00B05844" w14:paraId="355400E4" w14:textId="77777777" w:rsidTr="0017612A">
      <w:tc>
        <w:tcPr>
          <w:tcW w:w="7555" w:type="dxa"/>
        </w:tcPr>
        <w:p w14:paraId="02C59FD1" w14:textId="615D0C3C" w:rsidR="00B05844" w:rsidRPr="003402C0" w:rsidRDefault="00B05844" w:rsidP="003A7BB1">
          <w:pPr>
            <w:suppressAutoHyphens/>
            <w:rPr>
              <w:sz w:val="20"/>
              <w:szCs w:val="20"/>
            </w:rPr>
          </w:pPr>
          <w:r w:rsidRPr="003402C0">
            <w:rPr>
              <w:sz w:val="20"/>
              <w:szCs w:val="20"/>
            </w:rPr>
            <w:t xml:space="preserve">GENERAL DURABLE POWER OF ATTORNEY OF </w:t>
          </w:r>
          <w:proofErr w:type="gramStart"/>
          <w:r w:rsidRPr="003402C0">
            <w:rPr>
              <w:sz w:val="20"/>
              <w:szCs w:val="20"/>
            </w:rPr>
            <w:t xml:space="preserve">{{ </w:t>
          </w:r>
          <w:proofErr w:type="spellStart"/>
          <w:r w:rsidRPr="003402C0">
            <w:rPr>
              <w:sz w:val="20"/>
              <w:szCs w:val="20"/>
            </w:rPr>
            <w:t>client</w:t>
          </w:r>
          <w:proofErr w:type="gramEnd"/>
          <w:r w:rsidRPr="003402C0">
            <w:rPr>
              <w:sz w:val="20"/>
              <w:szCs w:val="20"/>
            </w:rPr>
            <w:t>.full_name</w:t>
          </w:r>
          <w:proofErr w:type="spellEnd"/>
          <w:r w:rsidRPr="003402C0">
            <w:rPr>
              <w:sz w:val="20"/>
              <w:szCs w:val="20"/>
            </w:rPr>
            <w:t xml:space="preserve"> | name }}</w:t>
          </w:r>
        </w:p>
      </w:tc>
      <w:tc>
        <w:tcPr>
          <w:tcW w:w="1795" w:type="dxa"/>
        </w:tcPr>
        <w:p w14:paraId="7290BA9D" w14:textId="77777777" w:rsidR="00B05844" w:rsidRDefault="00B05844" w:rsidP="003A7BB1">
          <w:pPr>
            <w:jc w:val="right"/>
          </w:pPr>
          <w:r w:rsidRPr="003402C0">
            <w:rPr>
              <w:rStyle w:val="PageNumber"/>
              <w:sz w:val="20"/>
              <w:szCs w:val="20"/>
            </w:rPr>
            <w:fldChar w:fldCharType="begin"/>
          </w:r>
          <w:r w:rsidRPr="003402C0">
            <w:rPr>
              <w:rStyle w:val="PageNumber"/>
              <w:sz w:val="20"/>
              <w:szCs w:val="20"/>
            </w:rPr>
            <w:instrText xml:space="preserve"> PAGE </w:instrText>
          </w:r>
          <w:r w:rsidRPr="003402C0">
            <w:rPr>
              <w:rStyle w:val="PageNumber"/>
              <w:sz w:val="20"/>
              <w:szCs w:val="20"/>
            </w:rPr>
            <w:fldChar w:fldCharType="separate"/>
          </w:r>
          <w:r w:rsidRPr="003402C0">
            <w:rPr>
              <w:rStyle w:val="PageNumber"/>
              <w:sz w:val="20"/>
              <w:szCs w:val="20"/>
            </w:rPr>
            <w:t>4</w:t>
          </w:r>
          <w:r w:rsidRPr="003402C0">
            <w:rPr>
              <w:rStyle w:val="PageNumber"/>
              <w:sz w:val="20"/>
              <w:szCs w:val="20"/>
            </w:rPr>
            <w:fldChar w:fldCharType="end"/>
          </w:r>
        </w:p>
      </w:tc>
    </w:tr>
  </w:tbl>
  <w:p w14:paraId="72B2EBF0" w14:textId="77777777" w:rsidR="00B05844" w:rsidRDefault="00B05844" w:rsidP="002B19B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45529910"/>
      <w:docPartObj>
        <w:docPartGallery w:val="Page Numbers (Bottom of Page)"/>
        <w:docPartUnique/>
      </w:docPartObj>
    </w:sdtPr>
    <w:sdtEndPr>
      <w:rPr>
        <w:rStyle w:val="PageNumber"/>
        <w:sz w:val="20"/>
        <w:szCs w:val="20"/>
      </w:rPr>
    </w:sdtEndPr>
    <w:sdtContent>
      <w:p w14:paraId="04C2A1DF" w14:textId="77777777" w:rsidR="00E10DEE" w:rsidRPr="00556804" w:rsidRDefault="00E10DEE" w:rsidP="00F66698">
        <w:pPr>
          <w:pStyle w:val="Footer"/>
          <w:framePr w:wrap="none" w:vAnchor="text" w:hAnchor="margin" w:xAlign="right" w:y="1"/>
          <w:rPr>
            <w:rStyle w:val="PageNumber"/>
            <w:sz w:val="20"/>
            <w:szCs w:val="20"/>
          </w:rPr>
        </w:pPr>
        <w:r w:rsidRPr="00556804">
          <w:rPr>
            <w:rStyle w:val="PageNumber"/>
            <w:sz w:val="20"/>
            <w:szCs w:val="20"/>
          </w:rPr>
          <w:fldChar w:fldCharType="begin"/>
        </w:r>
        <w:r w:rsidRPr="00556804">
          <w:rPr>
            <w:rStyle w:val="PageNumber"/>
            <w:sz w:val="20"/>
            <w:szCs w:val="20"/>
          </w:rPr>
          <w:instrText xml:space="preserve"> PAGE </w:instrText>
        </w:r>
        <w:r w:rsidRPr="00556804">
          <w:rPr>
            <w:rStyle w:val="PageNumber"/>
            <w:sz w:val="20"/>
            <w:szCs w:val="20"/>
          </w:rPr>
          <w:fldChar w:fldCharType="separate"/>
        </w:r>
        <w:r w:rsidRPr="00556804">
          <w:rPr>
            <w:rStyle w:val="PageNumber"/>
            <w:noProof/>
            <w:sz w:val="20"/>
            <w:szCs w:val="20"/>
          </w:rPr>
          <w:t>- 1 -</w:t>
        </w:r>
        <w:r w:rsidRPr="00556804">
          <w:rPr>
            <w:rStyle w:val="PageNumber"/>
            <w:sz w:val="20"/>
            <w:szCs w:val="20"/>
          </w:rPr>
          <w:fldChar w:fldCharType="end"/>
        </w:r>
      </w:p>
    </w:sdtContent>
  </w:sdt>
  <w:p w14:paraId="39C8926C" w14:textId="4357C1FE" w:rsidR="00E10DEE" w:rsidRPr="00EA446B" w:rsidRDefault="00E10DEE" w:rsidP="00556804">
    <w:pPr>
      <w:suppressAutoHyphens/>
      <w:ind w:right="360"/>
      <w:rPr>
        <w:bCs/>
        <w:color w:val="000000"/>
        <w:sz w:val="20"/>
        <w:szCs w:val="20"/>
      </w:rPr>
    </w:pPr>
    <w:bookmarkStart w:id="34" w:name="_Hlk217402991"/>
    <w:r w:rsidRPr="00EA446B">
      <w:rPr>
        <w:bCs/>
        <w:sz w:val="20"/>
        <w:szCs w:val="20"/>
      </w:rPr>
      <w:t xml:space="preserve">AUTHORIZATION FOR RELEASE OF </w:t>
    </w:r>
    <w:proofErr w:type="gramStart"/>
    <w:r w:rsidRPr="00EA446B">
      <w:rPr>
        <w:bCs/>
        <w:sz w:val="20"/>
        <w:szCs w:val="20"/>
      </w:rPr>
      <w:t xml:space="preserve">{{ </w:t>
    </w:r>
    <w:proofErr w:type="spellStart"/>
    <w:r w:rsidRPr="00EA446B">
      <w:rPr>
        <w:bCs/>
        <w:sz w:val="20"/>
        <w:szCs w:val="20"/>
      </w:rPr>
      <w:t>client</w:t>
    </w:r>
    <w:proofErr w:type="gramEnd"/>
    <w:r w:rsidRPr="00EA446B">
      <w:rPr>
        <w:bCs/>
        <w:sz w:val="20"/>
        <w:szCs w:val="20"/>
      </w:rPr>
      <w:t>.full_name</w:t>
    </w:r>
    <w:proofErr w:type="spellEnd"/>
    <w:r w:rsidRPr="00EA446B">
      <w:rPr>
        <w:bCs/>
        <w:sz w:val="20"/>
        <w:szCs w:val="20"/>
      </w:rPr>
      <w:t xml:space="preserve"> | </w:t>
    </w:r>
    <w:proofErr w:type="gramStart"/>
    <w:r w:rsidRPr="00EA446B">
      <w:rPr>
        <w:bCs/>
        <w:sz w:val="20"/>
        <w:szCs w:val="20"/>
      </w:rPr>
      <w:t>name }}’</w:t>
    </w:r>
    <w:proofErr w:type="gramEnd"/>
    <w:r w:rsidRPr="00EA446B">
      <w:rPr>
        <w:bCs/>
        <w:sz w:val="20"/>
        <w:szCs w:val="20"/>
      </w:rPr>
      <w:t xml:space="preserve">S PROTECTED HEALTH INFORMATION </w:t>
    </w:r>
    <w:bookmarkEnd w:id="3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674EB8" w14:textId="77777777" w:rsidR="00656153" w:rsidRDefault="00656153" w:rsidP="0028741B">
      <w:r>
        <w:separator/>
      </w:r>
    </w:p>
  </w:footnote>
  <w:footnote w:type="continuationSeparator" w:id="0">
    <w:p w14:paraId="38F95CAC" w14:textId="77777777" w:rsidR="00656153" w:rsidRDefault="00656153" w:rsidP="00287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E6DDC1" w14:textId="77777777" w:rsidR="00E10DEE" w:rsidRDefault="00E10D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336A8"/>
    <w:multiLevelType w:val="multilevel"/>
    <w:tmpl w:val="DA6E2664"/>
    <w:lvl w:ilvl="0">
      <w:start w:val="1"/>
      <w:numFmt w:val="bullet"/>
      <w:lvlText w:val=""/>
      <w:lvlJc w:val="left"/>
      <w:pPr>
        <w:tabs>
          <w:tab w:val="num" w:pos="792"/>
        </w:tabs>
        <w:ind w:left="792" w:hanging="360"/>
      </w:pPr>
      <w:rPr>
        <w:rFonts w:ascii="Symbol" w:hAnsi="Symbol" w:hint="default"/>
        <w:sz w:val="20"/>
      </w:rPr>
    </w:lvl>
    <w:lvl w:ilvl="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1" w15:restartNumberingAfterBreak="0">
    <w:nsid w:val="081131E2"/>
    <w:multiLevelType w:val="hybridMultilevel"/>
    <w:tmpl w:val="1B62F330"/>
    <w:lvl w:ilvl="0" w:tplc="0E88DC5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167A"/>
    <w:multiLevelType w:val="hybridMultilevel"/>
    <w:tmpl w:val="BEC298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2770DB"/>
    <w:multiLevelType w:val="hybridMultilevel"/>
    <w:tmpl w:val="A27AA588"/>
    <w:lvl w:ilvl="0" w:tplc="EF1C99B4">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0D59ED"/>
    <w:multiLevelType w:val="hybridMultilevel"/>
    <w:tmpl w:val="DE3C4560"/>
    <w:lvl w:ilvl="0" w:tplc="9C840392">
      <w:start w:val="1"/>
      <w:numFmt w:val="upperLetter"/>
      <w:pStyle w:val="TextHeading2ioneinitialline"/>
      <w:lvlText w:val="%1."/>
      <w:lvlJc w:val="left"/>
      <w:pPr>
        <w:tabs>
          <w:tab w:val="num" w:pos="360"/>
        </w:tabs>
        <w:ind w:left="0" w:firstLine="0"/>
      </w:pPr>
      <w:rPr>
        <w:rFonts w:ascii="Garamond" w:hAnsi="Garamond"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7172A"/>
    <w:multiLevelType w:val="hybridMultilevel"/>
    <w:tmpl w:val="82B493CA"/>
    <w:lvl w:ilvl="0" w:tplc="45B0E48E">
      <w:start w:val="1"/>
      <w:numFmt w:val="decimal"/>
      <w:lvlText w:val="%1."/>
      <w:lvlJc w:val="left"/>
      <w:pPr>
        <w:tabs>
          <w:tab w:val="num" w:pos="432"/>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61C34"/>
    <w:multiLevelType w:val="hybridMultilevel"/>
    <w:tmpl w:val="9BE0493A"/>
    <w:lvl w:ilvl="0" w:tplc="B2A4C070">
      <w:start w:val="1"/>
      <w:numFmt w:val="upperLetter"/>
      <w:lvlText w:val="%1."/>
      <w:lvlJc w:val="left"/>
      <w:pPr>
        <w:tabs>
          <w:tab w:val="num" w:pos="720"/>
        </w:tabs>
        <w:ind w:left="0" w:firstLine="0"/>
      </w:pPr>
      <w:rPr>
        <w:rFonts w:hint="default"/>
      </w:rPr>
    </w:lvl>
    <w:lvl w:ilvl="1" w:tplc="8DF475AC">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0F4FBD"/>
    <w:multiLevelType w:val="hybridMultilevel"/>
    <w:tmpl w:val="2098BCF6"/>
    <w:lvl w:ilvl="0" w:tplc="C6FE8AE8">
      <w:start w:val="1"/>
      <w:numFmt w:val="decimal"/>
      <w:lvlText w:val="%1."/>
      <w:lvlJc w:val="left"/>
      <w:pPr>
        <w:tabs>
          <w:tab w:val="num" w:pos="720"/>
        </w:tabs>
        <w:ind w:left="0" w:firstLine="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8970FA"/>
    <w:multiLevelType w:val="multilevel"/>
    <w:tmpl w:val="DA6E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53C56"/>
    <w:multiLevelType w:val="hybridMultilevel"/>
    <w:tmpl w:val="EBCC87D0"/>
    <w:lvl w:ilvl="0" w:tplc="810E7F8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44350F"/>
    <w:multiLevelType w:val="multilevel"/>
    <w:tmpl w:val="6A7C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16C36"/>
    <w:multiLevelType w:val="hybridMultilevel"/>
    <w:tmpl w:val="B9602EF8"/>
    <w:lvl w:ilvl="0" w:tplc="DB980F08">
      <w:start w:val="1"/>
      <w:numFmt w:val="decimal"/>
      <w:lvlText w:val="(%1)"/>
      <w:lvlJc w:val="left"/>
      <w:pPr>
        <w:tabs>
          <w:tab w:val="num" w:pos="720"/>
        </w:tabs>
        <w:ind w:left="1080"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2" w15:restartNumberingAfterBreak="0">
    <w:nsid w:val="33255B31"/>
    <w:multiLevelType w:val="hybridMultilevel"/>
    <w:tmpl w:val="9BB866AC"/>
    <w:lvl w:ilvl="0" w:tplc="2DC66500">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4E7C57"/>
    <w:multiLevelType w:val="multilevel"/>
    <w:tmpl w:val="B62A1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7705B"/>
    <w:multiLevelType w:val="multilevel"/>
    <w:tmpl w:val="64A6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05C86"/>
    <w:multiLevelType w:val="multilevel"/>
    <w:tmpl w:val="B906A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35807"/>
    <w:multiLevelType w:val="hybridMultilevel"/>
    <w:tmpl w:val="1150A676"/>
    <w:lvl w:ilvl="0" w:tplc="720A5486">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C4087E"/>
    <w:multiLevelType w:val="multilevel"/>
    <w:tmpl w:val="0AEAF934"/>
    <w:lvl w:ilvl="0">
      <w:start w:val="1"/>
      <w:numFmt w:val="cardinalText"/>
      <w:suff w:val="nothing"/>
      <w:lvlText w:val="ARTICLE %1"/>
      <w:lvlJc w:val="left"/>
      <w:pPr>
        <w:ind w:left="0" w:firstLine="0"/>
      </w:pPr>
      <w:rPr>
        <w:rFonts w:ascii="Garamond" w:hAnsi="Garamond" w:hint="default"/>
        <w:b/>
        <w:bCs/>
        <w:i w:val="0"/>
        <w:caps/>
        <w:sz w:val="24"/>
      </w:rPr>
    </w:lvl>
    <w:lvl w:ilvl="1">
      <w:start w:val="1"/>
      <w:numFmt w:val="decimal"/>
      <w:lvlText w:val="%2."/>
      <w:lvlJc w:val="left"/>
      <w:pPr>
        <w:tabs>
          <w:tab w:val="num" w:pos="1800"/>
        </w:tabs>
        <w:ind w:left="0" w:firstLine="1080"/>
      </w:pPr>
      <w:rPr>
        <w:rFonts w:hint="default"/>
      </w:rPr>
    </w:lvl>
    <w:lvl w:ilvl="2">
      <w:start w:val="1"/>
      <w:numFmt w:val="lowerRoman"/>
      <w:lvlText w:val="%3."/>
      <w:lvlJc w:val="right"/>
      <w:pPr>
        <w:tabs>
          <w:tab w:val="num" w:pos="2160"/>
        </w:tabs>
        <w:ind w:left="0" w:firstLine="180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DCC169B"/>
    <w:multiLevelType w:val="hybridMultilevel"/>
    <w:tmpl w:val="976C9B1E"/>
    <w:lvl w:ilvl="0" w:tplc="C758F3A2">
      <w:start w:val="1"/>
      <w:numFmt w:val="upperLetter"/>
      <w:lvlText w:val="%1."/>
      <w:lvlJc w:val="left"/>
      <w:pPr>
        <w:tabs>
          <w:tab w:val="num" w:pos="720"/>
        </w:tabs>
        <w:ind w:left="0" w:firstLine="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DE304F6"/>
    <w:multiLevelType w:val="multilevel"/>
    <w:tmpl w:val="D9EA6B62"/>
    <w:lvl w:ilvl="0">
      <w:start w:val="1"/>
      <w:numFmt w:val="cardinalText"/>
      <w:pStyle w:val="TextHeading2"/>
      <w:suff w:val="nothing"/>
      <w:lvlText w:val="ARTICLE %1"/>
      <w:lvlJc w:val="left"/>
      <w:pPr>
        <w:ind w:left="0" w:firstLine="0"/>
      </w:pPr>
      <w:rPr>
        <w:rFonts w:ascii="Garamond" w:hAnsi="Garamond" w:hint="default"/>
        <w:b/>
        <w:bCs/>
        <w:i w:val="0"/>
        <w:caps/>
        <w:sz w:val="24"/>
      </w:rPr>
    </w:lvl>
    <w:lvl w:ilvl="1">
      <w:start w:val="1"/>
      <w:numFmt w:val="decimal"/>
      <w:lvlText w:val="%2."/>
      <w:lvlJc w:val="left"/>
      <w:pPr>
        <w:tabs>
          <w:tab w:val="num" w:pos="1800"/>
        </w:tabs>
        <w:ind w:left="0" w:firstLine="1080"/>
      </w:pPr>
      <w:rPr>
        <w:rFonts w:hint="default"/>
      </w:rPr>
    </w:lvl>
    <w:lvl w:ilvl="2">
      <w:start w:val="1"/>
      <w:numFmt w:val="lowerRoman"/>
      <w:lvlText w:val="%3."/>
      <w:lvlJc w:val="right"/>
      <w:pPr>
        <w:tabs>
          <w:tab w:val="num" w:pos="2160"/>
        </w:tabs>
        <w:ind w:left="0" w:firstLine="180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04A43D8"/>
    <w:multiLevelType w:val="multilevel"/>
    <w:tmpl w:val="F7B0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F3FEF"/>
    <w:multiLevelType w:val="hybridMultilevel"/>
    <w:tmpl w:val="1BC23066"/>
    <w:lvl w:ilvl="0" w:tplc="7346A4AC">
      <w:start w:val="1"/>
      <w:numFmt w:val="upperLetter"/>
      <w:lvlText w:val="%1."/>
      <w:lvlJc w:val="left"/>
      <w:pPr>
        <w:tabs>
          <w:tab w:val="num" w:pos="360"/>
        </w:tabs>
        <w:ind w:left="72" w:hanging="7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68F3D3B"/>
    <w:multiLevelType w:val="hybridMultilevel"/>
    <w:tmpl w:val="8D800790"/>
    <w:lvl w:ilvl="0" w:tplc="C68A3F5E">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A028E5"/>
    <w:multiLevelType w:val="hybridMultilevel"/>
    <w:tmpl w:val="6EC6FEEC"/>
    <w:lvl w:ilvl="0" w:tplc="142C34D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621D4F"/>
    <w:multiLevelType w:val="multilevel"/>
    <w:tmpl w:val="FE0482FE"/>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25" w15:restartNumberingAfterBreak="0">
    <w:nsid w:val="6BA03205"/>
    <w:multiLevelType w:val="hybridMultilevel"/>
    <w:tmpl w:val="4888E048"/>
    <w:lvl w:ilvl="0" w:tplc="BC0454F6">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205D6E"/>
    <w:multiLevelType w:val="hybridMultilevel"/>
    <w:tmpl w:val="1298B84A"/>
    <w:lvl w:ilvl="0" w:tplc="74BCF550">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5F33B66"/>
    <w:multiLevelType w:val="hybridMultilevel"/>
    <w:tmpl w:val="B5FC1672"/>
    <w:lvl w:ilvl="0" w:tplc="5A584B08">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2958919">
    <w:abstractNumId w:val="19"/>
  </w:num>
  <w:num w:numId="2" w16cid:durableId="1829176999">
    <w:abstractNumId w:val="23"/>
  </w:num>
  <w:num w:numId="3" w16cid:durableId="2146392431">
    <w:abstractNumId w:val="12"/>
  </w:num>
  <w:num w:numId="4" w16cid:durableId="8853345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8035215">
    <w:abstractNumId w:val="25"/>
  </w:num>
  <w:num w:numId="6" w16cid:durableId="354156966">
    <w:abstractNumId w:val="27"/>
  </w:num>
  <w:num w:numId="7" w16cid:durableId="1935822788">
    <w:abstractNumId w:val="3"/>
  </w:num>
  <w:num w:numId="8" w16cid:durableId="199360571">
    <w:abstractNumId w:val="16"/>
  </w:num>
  <w:num w:numId="9" w16cid:durableId="436994494">
    <w:abstractNumId w:val="4"/>
  </w:num>
  <w:num w:numId="10" w16cid:durableId="1852988704">
    <w:abstractNumId w:val="17"/>
  </w:num>
  <w:num w:numId="11" w16cid:durableId="690424038">
    <w:abstractNumId w:val="1"/>
  </w:num>
  <w:num w:numId="12" w16cid:durableId="2030376247">
    <w:abstractNumId w:val="7"/>
  </w:num>
  <w:num w:numId="13" w16cid:durableId="1520584139">
    <w:abstractNumId w:val="22"/>
  </w:num>
  <w:num w:numId="14" w16cid:durableId="1618949026">
    <w:abstractNumId w:val="6"/>
  </w:num>
  <w:num w:numId="15" w16cid:durableId="316037328">
    <w:abstractNumId w:val="26"/>
  </w:num>
  <w:num w:numId="16" w16cid:durableId="1706372428">
    <w:abstractNumId w:val="9"/>
  </w:num>
  <w:num w:numId="17" w16cid:durableId="321080907">
    <w:abstractNumId w:val="21"/>
  </w:num>
  <w:num w:numId="18" w16cid:durableId="1790664069">
    <w:abstractNumId w:val="5"/>
  </w:num>
  <w:num w:numId="19" w16cid:durableId="444615505">
    <w:abstractNumId w:val="11"/>
  </w:num>
  <w:num w:numId="20" w16cid:durableId="73284767">
    <w:abstractNumId w:val="18"/>
  </w:num>
  <w:num w:numId="21" w16cid:durableId="270282342">
    <w:abstractNumId w:val="8"/>
  </w:num>
  <w:num w:numId="22" w16cid:durableId="1883591608">
    <w:abstractNumId w:val="10"/>
  </w:num>
  <w:num w:numId="23" w16cid:durableId="357395095">
    <w:abstractNumId w:val="20"/>
  </w:num>
  <w:num w:numId="24" w16cid:durableId="79182192">
    <w:abstractNumId w:val="14"/>
  </w:num>
  <w:num w:numId="25" w16cid:durableId="1440837384">
    <w:abstractNumId w:val="13"/>
  </w:num>
  <w:num w:numId="26" w16cid:durableId="915364624">
    <w:abstractNumId w:val="15"/>
  </w:num>
  <w:num w:numId="27" w16cid:durableId="1482120268">
    <w:abstractNumId w:val="2"/>
  </w:num>
  <w:num w:numId="28" w16cid:durableId="1626228787">
    <w:abstractNumId w:val="0"/>
  </w:num>
  <w:num w:numId="29" w16cid:durableId="96489149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cott Aubrey ">
    <w15:presenceInfo w15:providerId="Windows Live" w15:userId="269603754_tp_box_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23"/>
    <w:rsid w:val="00022623"/>
    <w:rsid w:val="00026ACE"/>
    <w:rsid w:val="000439AB"/>
    <w:rsid w:val="0004733E"/>
    <w:rsid w:val="00054DDA"/>
    <w:rsid w:val="00096155"/>
    <w:rsid w:val="000A21B0"/>
    <w:rsid w:val="000A4426"/>
    <w:rsid w:val="000A5E9A"/>
    <w:rsid w:val="000A6CC5"/>
    <w:rsid w:val="000A7751"/>
    <w:rsid w:val="000C056B"/>
    <w:rsid w:val="000C37CB"/>
    <w:rsid w:val="000E16D6"/>
    <w:rsid w:val="001153B4"/>
    <w:rsid w:val="001231FB"/>
    <w:rsid w:val="0013037A"/>
    <w:rsid w:val="001518F4"/>
    <w:rsid w:val="00154391"/>
    <w:rsid w:val="0018320F"/>
    <w:rsid w:val="00191F1E"/>
    <w:rsid w:val="001A50EF"/>
    <w:rsid w:val="001B3795"/>
    <w:rsid w:val="001B6716"/>
    <w:rsid w:val="001B6EEB"/>
    <w:rsid w:val="001C1FE9"/>
    <w:rsid w:val="001C231D"/>
    <w:rsid w:val="001D252E"/>
    <w:rsid w:val="001F50D9"/>
    <w:rsid w:val="001F62D4"/>
    <w:rsid w:val="00221418"/>
    <w:rsid w:val="00226F5F"/>
    <w:rsid w:val="00227079"/>
    <w:rsid w:val="00235557"/>
    <w:rsid w:val="00237E53"/>
    <w:rsid w:val="00267747"/>
    <w:rsid w:val="002759BE"/>
    <w:rsid w:val="00276B42"/>
    <w:rsid w:val="00281248"/>
    <w:rsid w:val="0028304C"/>
    <w:rsid w:val="002866E6"/>
    <w:rsid w:val="0028741B"/>
    <w:rsid w:val="002A6059"/>
    <w:rsid w:val="002D2A4B"/>
    <w:rsid w:val="002D576A"/>
    <w:rsid w:val="002F150C"/>
    <w:rsid w:val="00301AD2"/>
    <w:rsid w:val="00304D89"/>
    <w:rsid w:val="00313CD8"/>
    <w:rsid w:val="0032341C"/>
    <w:rsid w:val="003402C0"/>
    <w:rsid w:val="00340D2B"/>
    <w:rsid w:val="003508C8"/>
    <w:rsid w:val="00351321"/>
    <w:rsid w:val="00351E1D"/>
    <w:rsid w:val="00352FAD"/>
    <w:rsid w:val="003560E0"/>
    <w:rsid w:val="00360472"/>
    <w:rsid w:val="00360809"/>
    <w:rsid w:val="003616A7"/>
    <w:rsid w:val="003624CB"/>
    <w:rsid w:val="00362BB3"/>
    <w:rsid w:val="00395F10"/>
    <w:rsid w:val="003A5B8E"/>
    <w:rsid w:val="003C2AA4"/>
    <w:rsid w:val="003C6137"/>
    <w:rsid w:val="003D4BD6"/>
    <w:rsid w:val="003F74DA"/>
    <w:rsid w:val="00417B86"/>
    <w:rsid w:val="00420035"/>
    <w:rsid w:val="004643B2"/>
    <w:rsid w:val="004644B8"/>
    <w:rsid w:val="00466F8C"/>
    <w:rsid w:val="004723BC"/>
    <w:rsid w:val="00483942"/>
    <w:rsid w:val="00492B16"/>
    <w:rsid w:val="00494156"/>
    <w:rsid w:val="004A1AD5"/>
    <w:rsid w:val="004E1E3D"/>
    <w:rsid w:val="004E6078"/>
    <w:rsid w:val="004F2FB6"/>
    <w:rsid w:val="004F7759"/>
    <w:rsid w:val="00521B32"/>
    <w:rsid w:val="005456AD"/>
    <w:rsid w:val="00545C2A"/>
    <w:rsid w:val="00551F4F"/>
    <w:rsid w:val="0056558D"/>
    <w:rsid w:val="005656D4"/>
    <w:rsid w:val="0057384C"/>
    <w:rsid w:val="00580CA0"/>
    <w:rsid w:val="005815E0"/>
    <w:rsid w:val="0058215E"/>
    <w:rsid w:val="0058367A"/>
    <w:rsid w:val="00595932"/>
    <w:rsid w:val="00596917"/>
    <w:rsid w:val="005D2833"/>
    <w:rsid w:val="005D4046"/>
    <w:rsid w:val="005D65EC"/>
    <w:rsid w:val="005D6E04"/>
    <w:rsid w:val="006121EC"/>
    <w:rsid w:val="00613DF8"/>
    <w:rsid w:val="006244EB"/>
    <w:rsid w:val="0065104B"/>
    <w:rsid w:val="00656153"/>
    <w:rsid w:val="0066053F"/>
    <w:rsid w:val="006805BE"/>
    <w:rsid w:val="0068431B"/>
    <w:rsid w:val="00694EC4"/>
    <w:rsid w:val="006A4D8A"/>
    <w:rsid w:val="006B6F42"/>
    <w:rsid w:val="006C064E"/>
    <w:rsid w:val="006C44C0"/>
    <w:rsid w:val="006D501B"/>
    <w:rsid w:val="006E33BD"/>
    <w:rsid w:val="006F1746"/>
    <w:rsid w:val="006F7825"/>
    <w:rsid w:val="0070313F"/>
    <w:rsid w:val="00712742"/>
    <w:rsid w:val="0071616B"/>
    <w:rsid w:val="00734331"/>
    <w:rsid w:val="007351F8"/>
    <w:rsid w:val="0074020D"/>
    <w:rsid w:val="00745450"/>
    <w:rsid w:val="007622D5"/>
    <w:rsid w:val="00773614"/>
    <w:rsid w:val="0078100F"/>
    <w:rsid w:val="00782ADC"/>
    <w:rsid w:val="00787FEC"/>
    <w:rsid w:val="00790A12"/>
    <w:rsid w:val="007C6C93"/>
    <w:rsid w:val="007E1B9F"/>
    <w:rsid w:val="007F2BE5"/>
    <w:rsid w:val="007F4D3F"/>
    <w:rsid w:val="007F647B"/>
    <w:rsid w:val="008012EA"/>
    <w:rsid w:val="0080176D"/>
    <w:rsid w:val="008269BF"/>
    <w:rsid w:val="00837C54"/>
    <w:rsid w:val="00854118"/>
    <w:rsid w:val="0085715F"/>
    <w:rsid w:val="00861A96"/>
    <w:rsid w:val="0086587F"/>
    <w:rsid w:val="00875365"/>
    <w:rsid w:val="008820D5"/>
    <w:rsid w:val="00882B3C"/>
    <w:rsid w:val="00897D87"/>
    <w:rsid w:val="008B16E4"/>
    <w:rsid w:val="008C0ABF"/>
    <w:rsid w:val="008C4675"/>
    <w:rsid w:val="008C74BE"/>
    <w:rsid w:val="008D5E68"/>
    <w:rsid w:val="008D69B9"/>
    <w:rsid w:val="008D7A94"/>
    <w:rsid w:val="008F67F4"/>
    <w:rsid w:val="00906A76"/>
    <w:rsid w:val="00935DC2"/>
    <w:rsid w:val="00981B36"/>
    <w:rsid w:val="0098559F"/>
    <w:rsid w:val="0099788F"/>
    <w:rsid w:val="00997F97"/>
    <w:rsid w:val="009C7F7D"/>
    <w:rsid w:val="009D4AD9"/>
    <w:rsid w:val="009D5D64"/>
    <w:rsid w:val="00A00129"/>
    <w:rsid w:val="00A03D42"/>
    <w:rsid w:val="00A21BB4"/>
    <w:rsid w:val="00A757E0"/>
    <w:rsid w:val="00A7745E"/>
    <w:rsid w:val="00A96AB8"/>
    <w:rsid w:val="00AA351E"/>
    <w:rsid w:val="00AA46A5"/>
    <w:rsid w:val="00AA61EE"/>
    <w:rsid w:val="00AB51EC"/>
    <w:rsid w:val="00AC602D"/>
    <w:rsid w:val="00AD045E"/>
    <w:rsid w:val="00AE35B2"/>
    <w:rsid w:val="00AF3583"/>
    <w:rsid w:val="00AF5509"/>
    <w:rsid w:val="00B02ADF"/>
    <w:rsid w:val="00B05844"/>
    <w:rsid w:val="00B133C9"/>
    <w:rsid w:val="00B17E27"/>
    <w:rsid w:val="00B446C5"/>
    <w:rsid w:val="00B450FB"/>
    <w:rsid w:val="00B520F7"/>
    <w:rsid w:val="00B75695"/>
    <w:rsid w:val="00B7579F"/>
    <w:rsid w:val="00B8499B"/>
    <w:rsid w:val="00BA1A97"/>
    <w:rsid w:val="00BA40CA"/>
    <w:rsid w:val="00BB51F2"/>
    <w:rsid w:val="00BD1E2C"/>
    <w:rsid w:val="00BD3CBE"/>
    <w:rsid w:val="00BE6139"/>
    <w:rsid w:val="00C311B4"/>
    <w:rsid w:val="00C319A6"/>
    <w:rsid w:val="00C368B5"/>
    <w:rsid w:val="00C50C22"/>
    <w:rsid w:val="00C635D5"/>
    <w:rsid w:val="00C71B6F"/>
    <w:rsid w:val="00CB1D13"/>
    <w:rsid w:val="00CC23B0"/>
    <w:rsid w:val="00CC27E6"/>
    <w:rsid w:val="00CE3CAB"/>
    <w:rsid w:val="00CF6E63"/>
    <w:rsid w:val="00CF6E83"/>
    <w:rsid w:val="00D1059F"/>
    <w:rsid w:val="00D110B1"/>
    <w:rsid w:val="00D11E05"/>
    <w:rsid w:val="00D135D9"/>
    <w:rsid w:val="00D13E0B"/>
    <w:rsid w:val="00D25DCE"/>
    <w:rsid w:val="00D32321"/>
    <w:rsid w:val="00D44A09"/>
    <w:rsid w:val="00D5189C"/>
    <w:rsid w:val="00D55937"/>
    <w:rsid w:val="00D732B5"/>
    <w:rsid w:val="00D84F4C"/>
    <w:rsid w:val="00D97355"/>
    <w:rsid w:val="00D97579"/>
    <w:rsid w:val="00DA59E9"/>
    <w:rsid w:val="00DC0378"/>
    <w:rsid w:val="00DC6368"/>
    <w:rsid w:val="00DF1F9A"/>
    <w:rsid w:val="00E10DEE"/>
    <w:rsid w:val="00E20907"/>
    <w:rsid w:val="00E23BA0"/>
    <w:rsid w:val="00E40175"/>
    <w:rsid w:val="00E614FF"/>
    <w:rsid w:val="00E86514"/>
    <w:rsid w:val="00E935AB"/>
    <w:rsid w:val="00EA3F87"/>
    <w:rsid w:val="00EA4057"/>
    <w:rsid w:val="00ED148D"/>
    <w:rsid w:val="00ED380E"/>
    <w:rsid w:val="00EE19D2"/>
    <w:rsid w:val="00EE5B2B"/>
    <w:rsid w:val="00EF5DB0"/>
    <w:rsid w:val="00F12DA0"/>
    <w:rsid w:val="00F16E1C"/>
    <w:rsid w:val="00F2356B"/>
    <w:rsid w:val="00F32249"/>
    <w:rsid w:val="00F35445"/>
    <w:rsid w:val="00F41FEA"/>
    <w:rsid w:val="00F61EF2"/>
    <w:rsid w:val="00F810C7"/>
    <w:rsid w:val="00F85776"/>
    <w:rsid w:val="00FA0F32"/>
    <w:rsid w:val="00FB20F4"/>
    <w:rsid w:val="00FB22AF"/>
    <w:rsid w:val="00FD5223"/>
    <w:rsid w:val="00FE42E4"/>
    <w:rsid w:val="00FE58FB"/>
    <w:rsid w:val="00FE60F4"/>
    <w:rsid w:val="00FE6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A6F1D"/>
  <w15:chartTrackingRefBased/>
  <w15:docId w15:val="{ADAC56C1-E727-6849-84C1-A2F3235F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223"/>
    <w:rPr>
      <w:rFonts w:ascii="Garamond" w:eastAsia="Times New Roman" w:hAnsi="Garamond" w:cs="Times New Roman"/>
      <w:kern w:val="0"/>
      <w14:ligatures w14:val="none"/>
    </w:rPr>
  </w:style>
  <w:style w:type="paragraph" w:styleId="Heading1">
    <w:name w:val="heading 1"/>
    <w:basedOn w:val="Normal"/>
    <w:next w:val="Normal"/>
    <w:link w:val="Heading1Char"/>
    <w:uiPriority w:val="9"/>
    <w:qFormat/>
    <w:rsid w:val="00FD5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2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2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52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52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52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52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52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22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2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52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52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52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52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52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52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2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2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52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5223"/>
    <w:rPr>
      <w:i/>
      <w:iCs/>
      <w:color w:val="404040" w:themeColor="text1" w:themeTint="BF"/>
    </w:rPr>
  </w:style>
  <w:style w:type="paragraph" w:styleId="ListParagraph">
    <w:name w:val="List Paragraph"/>
    <w:basedOn w:val="Normal"/>
    <w:uiPriority w:val="34"/>
    <w:qFormat/>
    <w:rsid w:val="0057384C"/>
    <w:pPr>
      <w:spacing w:before="240" w:after="240"/>
      <w:ind w:left="720"/>
    </w:pPr>
  </w:style>
  <w:style w:type="character" w:styleId="IntenseEmphasis">
    <w:name w:val="Intense Emphasis"/>
    <w:basedOn w:val="DefaultParagraphFont"/>
    <w:uiPriority w:val="21"/>
    <w:qFormat/>
    <w:rsid w:val="00FD5223"/>
    <w:rPr>
      <w:i/>
      <w:iCs/>
      <w:color w:val="0F4761" w:themeColor="accent1" w:themeShade="BF"/>
    </w:rPr>
  </w:style>
  <w:style w:type="paragraph" w:styleId="IntenseQuote">
    <w:name w:val="Intense Quote"/>
    <w:basedOn w:val="Normal"/>
    <w:next w:val="Normal"/>
    <w:link w:val="IntenseQuoteChar"/>
    <w:uiPriority w:val="30"/>
    <w:qFormat/>
    <w:rsid w:val="00FD5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223"/>
    <w:rPr>
      <w:i/>
      <w:iCs/>
      <w:color w:val="0F4761" w:themeColor="accent1" w:themeShade="BF"/>
    </w:rPr>
  </w:style>
  <w:style w:type="character" w:styleId="IntenseReference">
    <w:name w:val="Intense Reference"/>
    <w:basedOn w:val="DefaultParagraphFont"/>
    <w:uiPriority w:val="32"/>
    <w:qFormat/>
    <w:rsid w:val="00FD5223"/>
    <w:rPr>
      <w:b/>
      <w:bCs/>
      <w:smallCaps/>
      <w:color w:val="0F4761" w:themeColor="accent1" w:themeShade="BF"/>
      <w:spacing w:val="5"/>
    </w:rPr>
  </w:style>
  <w:style w:type="paragraph" w:customStyle="1" w:styleId="TextHeading2">
    <w:name w:val="Text Heading 2"/>
    <w:next w:val="Normal"/>
    <w:link w:val="TextHeading2CharChar"/>
    <w:rsid w:val="00FD5223"/>
    <w:pPr>
      <w:numPr>
        <w:numId w:val="1"/>
      </w:numPr>
      <w:spacing w:before="60" w:after="60"/>
      <w:jc w:val="both"/>
    </w:pPr>
    <w:rPr>
      <w:rFonts w:eastAsia="Times New Roman" w:cs="Times New Roman"/>
      <w:kern w:val="0"/>
      <w:szCs w:val="20"/>
      <w14:ligatures w14:val="none"/>
    </w:rPr>
  </w:style>
  <w:style w:type="character" w:customStyle="1" w:styleId="TextHeading2CharChar">
    <w:name w:val="Text Heading 2 Char Char"/>
    <w:link w:val="TextHeading2"/>
    <w:locked/>
    <w:rsid w:val="00FD5223"/>
    <w:rPr>
      <w:rFonts w:eastAsia="Times New Roman" w:cs="Times New Roman"/>
      <w:kern w:val="0"/>
      <w:szCs w:val="20"/>
      <w14:ligatures w14:val="none"/>
    </w:rPr>
  </w:style>
  <w:style w:type="character" w:styleId="PageNumber">
    <w:name w:val="page number"/>
    <w:basedOn w:val="DefaultParagraphFont"/>
    <w:uiPriority w:val="99"/>
    <w:rsid w:val="00FD5223"/>
    <w:rPr>
      <w:rFonts w:cs="Times New Roman"/>
    </w:rPr>
  </w:style>
  <w:style w:type="paragraph" w:customStyle="1" w:styleId="TextHeading2ioneinitialline">
    <w:name w:val="Text Heading 2 (i) one initial line"/>
    <w:basedOn w:val="Normal"/>
    <w:qFormat/>
    <w:rsid w:val="00FD5223"/>
    <w:pPr>
      <w:numPr>
        <w:numId w:val="9"/>
      </w:numPr>
      <w:spacing w:before="120" w:after="120"/>
      <w:ind w:left="173" w:hanging="173"/>
      <w:jc w:val="both"/>
    </w:pPr>
    <w:rPr>
      <w:rFonts w:ascii="Times New Roman" w:hAnsi="Times New Roman"/>
      <w:szCs w:val="20"/>
    </w:rPr>
  </w:style>
  <w:style w:type="character" w:styleId="PlaceholderText">
    <w:name w:val="Placeholder Text"/>
    <w:basedOn w:val="DefaultParagraphFont"/>
    <w:uiPriority w:val="99"/>
    <w:semiHidden/>
    <w:rsid w:val="00A21BB4"/>
    <w:rPr>
      <w:color w:val="666666"/>
    </w:rPr>
  </w:style>
  <w:style w:type="paragraph" w:styleId="Header">
    <w:name w:val="header"/>
    <w:basedOn w:val="Normal"/>
    <w:link w:val="HeaderChar"/>
    <w:uiPriority w:val="99"/>
    <w:unhideWhenUsed/>
    <w:rsid w:val="0028741B"/>
    <w:pPr>
      <w:tabs>
        <w:tab w:val="center" w:pos="4680"/>
        <w:tab w:val="right" w:pos="9360"/>
      </w:tabs>
    </w:pPr>
  </w:style>
  <w:style w:type="character" w:customStyle="1" w:styleId="HeaderChar">
    <w:name w:val="Header Char"/>
    <w:basedOn w:val="DefaultParagraphFont"/>
    <w:link w:val="Header"/>
    <w:uiPriority w:val="99"/>
    <w:rsid w:val="0028741B"/>
    <w:rPr>
      <w:rFonts w:ascii="Garamond" w:eastAsia="Times New Roman" w:hAnsi="Garamond" w:cs="Times New Roman"/>
      <w:kern w:val="0"/>
      <w14:ligatures w14:val="none"/>
    </w:rPr>
  </w:style>
  <w:style w:type="paragraph" w:styleId="Footer">
    <w:name w:val="footer"/>
    <w:basedOn w:val="Normal"/>
    <w:link w:val="FooterChar"/>
    <w:unhideWhenUsed/>
    <w:rsid w:val="0028741B"/>
    <w:pPr>
      <w:tabs>
        <w:tab w:val="center" w:pos="4680"/>
        <w:tab w:val="right" w:pos="9360"/>
      </w:tabs>
    </w:pPr>
  </w:style>
  <w:style w:type="character" w:customStyle="1" w:styleId="FooterChar">
    <w:name w:val="Footer Char"/>
    <w:basedOn w:val="DefaultParagraphFont"/>
    <w:link w:val="Footer"/>
    <w:rsid w:val="0028741B"/>
    <w:rPr>
      <w:rFonts w:ascii="Garamond" w:eastAsia="Times New Roman" w:hAnsi="Garamond" w:cs="Times New Roman"/>
      <w:kern w:val="0"/>
      <w14:ligatures w14:val="none"/>
    </w:rPr>
  </w:style>
  <w:style w:type="table" w:styleId="TableGrid">
    <w:name w:val="Table Grid"/>
    <w:basedOn w:val="TableNormal"/>
    <w:uiPriority w:val="99"/>
    <w:rsid w:val="006C06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Body1">
    <w:name w:val="TR_Body1"/>
    <w:basedOn w:val="Normal"/>
    <w:link w:val="TRBody1Char"/>
    <w:uiPriority w:val="99"/>
    <w:rsid w:val="00B05844"/>
    <w:pPr>
      <w:spacing w:after="240"/>
      <w:ind w:firstLine="720"/>
      <w:jc w:val="both"/>
    </w:pPr>
  </w:style>
  <w:style w:type="character" w:customStyle="1" w:styleId="TRBody1Char">
    <w:name w:val="TR_Body1 Char"/>
    <w:link w:val="TRBody1"/>
    <w:uiPriority w:val="99"/>
    <w:locked/>
    <w:rsid w:val="00B05844"/>
    <w:rPr>
      <w:rFonts w:ascii="Garamond" w:eastAsia="Times New Roman" w:hAnsi="Garamond" w:cs="Times New Roman"/>
      <w:kern w:val="0"/>
      <w14:ligatures w14:val="none"/>
    </w:rPr>
  </w:style>
  <w:style w:type="paragraph" w:customStyle="1" w:styleId="TRTitle">
    <w:name w:val="TR_Title"/>
    <w:basedOn w:val="Normal"/>
    <w:uiPriority w:val="99"/>
    <w:rsid w:val="00B05844"/>
    <w:pPr>
      <w:spacing w:after="360"/>
      <w:jc w:val="center"/>
    </w:pPr>
    <w:rPr>
      <w:rFonts w:ascii="Times New Roman" w:hAnsi="Times New Roman"/>
      <w:b/>
      <w:bCs/>
    </w:rPr>
  </w:style>
  <w:style w:type="paragraph" w:customStyle="1" w:styleId="TRSigLine">
    <w:name w:val="TR_SigLine"/>
    <w:basedOn w:val="Normal"/>
    <w:next w:val="Normal"/>
    <w:link w:val="TRSigLineChar"/>
    <w:uiPriority w:val="99"/>
    <w:rsid w:val="00E10DEE"/>
    <w:pPr>
      <w:spacing w:before="360" w:after="240"/>
      <w:ind w:left="4320"/>
    </w:pPr>
  </w:style>
  <w:style w:type="character" w:customStyle="1" w:styleId="TRSigLineChar">
    <w:name w:val="TR_SigLine Char"/>
    <w:link w:val="TRSigLine"/>
    <w:uiPriority w:val="99"/>
    <w:locked/>
    <w:rsid w:val="00E10DEE"/>
    <w:rPr>
      <w:rFonts w:ascii="Garamond" w:eastAsia="Times New Roman" w:hAnsi="Garamond" w:cs="Times New Roman"/>
      <w:kern w:val="0"/>
      <w14:ligatures w14:val="none"/>
    </w:rPr>
  </w:style>
  <w:style w:type="table" w:customStyle="1" w:styleId="TableGrid1">
    <w:name w:val="Table Grid1"/>
    <w:basedOn w:val="TableNormal"/>
    <w:next w:val="TableGrid"/>
    <w:uiPriority w:val="99"/>
    <w:rsid w:val="00E10DEE"/>
    <w:rPr>
      <w:rFonts w:eastAsia="Times New Roman" w:cs="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882B3C"/>
    <w:rPr>
      <w:rFonts w:ascii="Garamond" w:eastAsia="Times New Roman" w:hAnsi="Garamond" w:cs="Times New Roman"/>
      <w:kern w:val="0"/>
      <w14:ligatures w14:val="none"/>
    </w:rPr>
  </w:style>
  <w:style w:type="paragraph" w:customStyle="1" w:styleId="ALSignatureLine">
    <w:name w:val="AL Signature Line"/>
    <w:qFormat/>
    <w:rsid w:val="00313CD8"/>
    <w:pPr>
      <w:spacing w:before="120" w:after="40"/>
    </w:pPr>
    <w:rPr>
      <w:rFonts w:ascii="Garamond" w:eastAsia="Garamond" w:hAnsi="Garamond" w:cs="Garamond"/>
      <w:kern w:val="0"/>
      <w14:ligatures w14:val="none"/>
    </w:rPr>
  </w:style>
  <w:style w:type="paragraph" w:customStyle="1" w:styleId="TRBase">
    <w:name w:val="TR_Base"/>
    <w:link w:val="TRBaseChar"/>
    <w:uiPriority w:val="99"/>
    <w:rsid w:val="00313CD8"/>
    <w:pPr>
      <w:spacing w:after="240"/>
      <w:jc w:val="both"/>
    </w:pPr>
    <w:rPr>
      <w:rFonts w:eastAsia="Times New Roman" w:cs="Times New Roman"/>
      <w:kern w:val="0"/>
      <w14:ligatures w14:val="none"/>
    </w:rPr>
  </w:style>
  <w:style w:type="character" w:customStyle="1" w:styleId="TRBaseChar">
    <w:name w:val="TR_Base Char"/>
    <w:link w:val="TRBase"/>
    <w:uiPriority w:val="99"/>
    <w:locked/>
    <w:rsid w:val="00313CD8"/>
    <w:rPr>
      <w:rFonts w:eastAsia="Times New Roman" w:cs="Times New Roman"/>
      <w:kern w:val="0"/>
      <w14:ligatures w14:val="none"/>
    </w:rPr>
  </w:style>
  <w:style w:type="paragraph" w:customStyle="1" w:styleId="TRBody3">
    <w:name w:val="TR_Body3"/>
    <w:basedOn w:val="Normal"/>
    <w:uiPriority w:val="99"/>
    <w:rsid w:val="00313CD8"/>
    <w:pPr>
      <w:spacing w:after="240"/>
      <w:ind w:firstLine="720"/>
      <w:jc w:val="both"/>
    </w:pPr>
  </w:style>
  <w:style w:type="paragraph" w:customStyle="1" w:styleId="TRSigName">
    <w:name w:val="TR_SigName"/>
    <w:basedOn w:val="Normal"/>
    <w:link w:val="TRSigNameChar"/>
    <w:uiPriority w:val="99"/>
    <w:rsid w:val="00313CD8"/>
    <w:pPr>
      <w:ind w:left="4320"/>
    </w:pPr>
  </w:style>
  <w:style w:type="character" w:customStyle="1" w:styleId="TRSigNameChar">
    <w:name w:val="TR_SigName Char"/>
    <w:link w:val="TRSigName"/>
    <w:uiPriority w:val="99"/>
    <w:locked/>
    <w:rsid w:val="00313CD8"/>
    <w:rPr>
      <w:rFonts w:ascii="Garamond" w:eastAsia="Times New Roman" w:hAnsi="Garamond"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199F01-ED73-9B46-92D1-A63291AFF494}">
  <we:reference id="d51ccb01-85e7-42ab-885b-de05c07799f3" version="1.0.0.1" store="EXCatalog" storeType="EXCatalog"/>
  <we:alternateReferences>
    <we:reference id="WA200010453" version="1.0.0.1" store="en-US" storeType="OMEX"/>
  </we:alternateReferences>
  <we:properties>
    <we:property name="claude.fileId" value="&quot;21cf3964-df45-4df5-80a7-46051b37356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38</TotalTime>
  <Pages>7</Pages>
  <Words>3096</Words>
  <Characters>16405</Characters>
  <Application>Microsoft Office Word</Application>
  <DocSecurity>0</DocSecurity>
  <Lines>246</Lines>
  <Paragraphs>62</Paragraphs>
  <ScaleCrop>false</ScaleCrop>
  <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14</cp:revision>
  <dcterms:created xsi:type="dcterms:W3CDTF">2025-12-23T22:24:00Z</dcterms:created>
  <dcterms:modified xsi:type="dcterms:W3CDTF">2026-08-13T16:51:00Z</dcterms:modified>
</cp:coreProperties>
</file>