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078E6A" w14:textId="5325330A" w:rsidR="00E10DEE" w:rsidRPr="00E10DEE" w:rsidRDefault="00E10DEE" w:rsidP="00E10DEE">
      <w:pPr>
        <w:spacing w:after="360"/>
        <w:jc w:val="center"/>
        <w:rPr>
          <w:b/>
          <w:color w:val="000000"/>
        </w:rPr>
      </w:pPr>
      <w:r w:rsidRPr="00E10DEE">
        <w:rPr>
          <w:b/>
          <w:bCs/>
        </w:rPr>
        <w:t>HEALTH CARE PROXY FOR {{ client.full_name | name }}</w:t>
      </w:r>
    </w:p>
    <w:p w14:paraId="5CEF454F" w14:textId="77777777" w:rsidR="00E10DEE" w:rsidRPr="00E10DEE" w:rsidRDefault="00E10DEE" w:rsidP="008937F6">
      <w:pPr>
        <w:spacing w:before="240" w:after="240"/>
        <w:jc w:val="center"/>
        <w:rPr>
          <w:b/>
          <w:bCs/>
        </w:rPr>
      </w:pPr>
      <w:r w:rsidRPr="00E10DEE">
        <w:rPr>
          <w:b/>
          <w:bCs/>
        </w:rPr>
        <w:t xml:space="preserve">ARTICLE I </w:t>
      </w:r>
      <w:r w:rsidRPr="00E10DEE">
        <w:rPr>
          <w:b/>
          <w:bCs/>
        </w:rPr>
        <w:br/>
        <w:t>APPOINTMENT OF HEALTH CARE AGENT</w:t>
      </w:r>
    </w:p>
    <w:p w14:paraId="6242C881" w14:textId="443E96DF" w:rsidR="00E10DEE" w:rsidRPr="00E10DEE" w:rsidRDefault="00E10DEE" w:rsidP="00E10DEE">
      <w:pPr>
        <w:pStyle w:val="ListParagraph"/>
        <w:numPr>
          <w:ilvl w:val="0"/>
          <w:numId w:val="17"/>
        </w:numPr>
        <w:spacing w:before="120" w:after="240"/>
        <w:jc w:val="both"/>
      </w:pPr>
      <w:r w:rsidRPr="00E10DEE">
        <w:t>I, {{ client.full_name | name }}, the Principal, of {{ client.city }}, {{ client.county }}, Massachusetts, appoint the following person to be my Health Care Agent (hereinafter referred to as my “Agent”) to make health care decisions for me as authorized in this Health Care Proxy and under Chapter 201D of the General Laws of Massachusetts, including any future amendments:</w:t>
      </w:r>
    </w:p>
    <w:p w14:paraId="3712F0C7" w14:textId="4B98E813" w:rsidR="00E10DEE" w:rsidRPr="00E10DEE" w:rsidRDefault="00E10DEE" w:rsidP="00E10DEE">
      <w:pPr>
        <w:spacing w:before="60" w:after="60"/>
        <w:ind w:firstLine="720"/>
      </w:pPr>
      <w:r w:rsidRPr="00E10DEE">
        <w:t>Name:{{ healthcare.agent.primary.full_name | name }}</w:t>
      </w:r>
      <w:r w:rsidRPr="00E10DEE">
        <w:tab/>
      </w:r>
      <w:r w:rsidRPr="00E10DEE">
        <w:tab/>
      </w:r>
    </w:p>
    <w:p w14:paraId="6CABDC0E" w14:textId="77777777" w:rsidR="00E10DEE" w:rsidRPr="00E10DEE" w:rsidRDefault="00E10DEE" w:rsidP="00E10DEE">
      <w:pPr>
        <w:spacing w:before="60" w:after="60"/>
        <w:ind w:firstLine="720"/>
      </w:pPr>
      <w:r w:rsidRPr="00E10DEE">
        <w:t>Relationship:</w:t>
      </w:r>
      <w:r w:rsidRPr="00E10DEE">
        <w:tab/>
        <w:t>Parent</w:t>
      </w:r>
    </w:p>
    <w:p w14:paraId="1825F628" w14:textId="7E592CCB" w:rsidR="00E10DEE" w:rsidRPr="00E10DEE" w:rsidRDefault="00E10DEE" w:rsidP="00E10DEE">
      <w:pPr>
        <w:spacing w:before="60" w:after="60"/>
        <w:ind w:firstLine="720"/>
      </w:pPr>
      <w:r w:rsidRPr="00E10DEE">
        <w:t>Address:{{ healthcare.agent.primary.address }}, {{ healthcare.agent.primary.city }}, {{ healthcare.agent.primary.state }}</w:t>
      </w:r>
      <w:r w:rsidRPr="00E10DEE">
        <w:tab/>
      </w:r>
    </w:p>
    <w:p w14:paraId="036113C2" w14:textId="70E63C01" w:rsidR="00E10DEE" w:rsidRPr="00E10DEE" w:rsidRDefault="00E10DEE" w:rsidP="00E10DEE">
      <w:pPr>
        <w:spacing w:before="60" w:after="60"/>
        <w:ind w:firstLine="720"/>
      </w:pPr>
      <w:r w:rsidRPr="00E10DEE">
        <w:t>Telephone: {{ healthcare.agent.primary.phone }}</w:t>
      </w:r>
      <w:r w:rsidRPr="00E10DEE">
        <w:tab/>
      </w:r>
    </w:p>
    <w:p w14:paraId="3E3FA7EF" w14:textId="77777777" w:rsidR="00E10DEE" w:rsidRPr="00E10DEE" w:rsidRDefault="00E10DEE" w:rsidP="00E10DEE">
      <w:pPr>
        <w:spacing w:before="60" w:after="60"/>
        <w:ind w:firstLine="720"/>
      </w:pPr>
    </w:p>
    <w:p w14:paraId="2B1A46FB" w14:textId="79DAC260" w:rsidR="00E10DEE" w:rsidRPr="00E10DEE" w:rsidRDefault="00E10DEE" w:rsidP="00E10DEE">
      <w:pPr>
        <w:pStyle w:val="ListParagraph"/>
        <w:numPr>
          <w:ilvl w:val="0"/>
          <w:numId w:val="17"/>
        </w:numPr>
        <w:spacing w:before="60" w:after="60"/>
        <w:contextualSpacing w:val="0"/>
        <w:jc w:val="both"/>
      </w:pPr>
      <w:r w:rsidRPr="00E10DEE">
        <w:t>If for any reason {{ healthcare.agent.primary.full_name | name }} is not able or willing to act as my Agent and is not expected to become able or willing to make a timely decision given my medical circumstances, then I appoint the following person as my Agent:</w:t>
      </w:r>
    </w:p>
    <w:p w14:paraId="2A21C5C7" w14:textId="0A2A6D93" w:rsidR="00E10DEE" w:rsidRPr="00E10DEE" w:rsidRDefault="00E10DEE" w:rsidP="00E10DEE">
      <w:pPr>
        <w:pStyle w:val="ListParagraph"/>
        <w:spacing w:before="60" w:after="60"/>
        <w:ind w:left="72"/>
      </w:pPr>
      <w:r w:rsidRPr="00E10DEE">
        <w:tab/>
      </w:r>
    </w:p>
    <w:p w14:paraId="6CAD3EC7" w14:textId="273FDB7F" w:rsidR="00E10DEE" w:rsidRPr="00E10DEE" w:rsidRDefault="00E10DEE" w:rsidP="00E10DEE">
      <w:pPr>
        <w:pStyle w:val="ListParagraph"/>
        <w:spacing w:before="60" w:after="60"/>
        <w:ind w:left="72"/>
      </w:pPr>
      <w:r w:rsidRPr="00E10DEE">
        <w:tab/>
        <w:t>Name:{{ healthcare.agent.alternate.full_name | name }}</w:t>
      </w:r>
      <w:r w:rsidRPr="00E10DEE">
        <w:tab/>
      </w:r>
      <w:r w:rsidRPr="00E10DEE">
        <w:tab/>
      </w:r>
    </w:p>
    <w:p w14:paraId="4D4E502E" w14:textId="77777777" w:rsidR="00E10DEE" w:rsidRPr="00E10DEE" w:rsidRDefault="00E10DEE" w:rsidP="00E10DEE">
      <w:pPr>
        <w:pStyle w:val="ListParagraph"/>
        <w:spacing w:before="60" w:after="60"/>
        <w:ind w:left="72"/>
      </w:pPr>
      <w:r w:rsidRPr="00E10DEE">
        <w:tab/>
        <w:t>Relationship:</w:t>
      </w:r>
      <w:r w:rsidRPr="00E10DEE">
        <w:tab/>
        <w:t>Parent</w:t>
      </w:r>
    </w:p>
    <w:p w14:paraId="5066C02A" w14:textId="2F67EFF4" w:rsidR="00E10DEE" w:rsidRPr="00E10DEE" w:rsidRDefault="00E10DEE" w:rsidP="00E10DEE">
      <w:pPr>
        <w:pStyle w:val="ListParagraph"/>
        <w:spacing w:before="60" w:after="60"/>
        <w:ind w:left="72"/>
      </w:pPr>
      <w:r w:rsidRPr="00E10DEE">
        <w:tab/>
        <w:t>Address:{{ healthcare.agent.</w:t>
      </w:r>
      <w:ins w:id="0" w:author="Scott Aubrey " w:date="2026-08-13T13:05:00Z" w16du:dateUtc="2026-08-13T17:05:00Z">
        <w:r w:rsidR="00AA0098">
          <w:t>alternate</w:t>
        </w:r>
      </w:ins>
      <w:del w:id="1" w:author="Scott Aubrey " w:date="2026-08-13T13:05:00Z" w16du:dateUtc="2026-08-13T17:05:00Z">
        <w:r w:rsidRPr="00E10DEE" w:rsidDel="00AA0098">
          <w:delText>primary</w:delText>
        </w:r>
      </w:del>
      <w:r w:rsidRPr="00E10DEE">
        <w:t>.address }}, {{ healthcare.agent.</w:t>
      </w:r>
      <w:ins w:id="2" w:author="Scott Aubrey " w:date="2026-08-13T13:05:00Z" w16du:dateUtc="2026-08-13T17:05:00Z">
        <w:r w:rsidR="00AA0098">
          <w:t>alternate</w:t>
        </w:r>
      </w:ins>
      <w:del w:id="3" w:author="Scott Aubrey " w:date="2026-08-13T13:05:00Z" w16du:dateUtc="2026-08-13T17:05:00Z">
        <w:r w:rsidRPr="00E10DEE" w:rsidDel="00AA0098">
          <w:delText>primary</w:delText>
        </w:r>
      </w:del>
      <w:r w:rsidRPr="00E10DEE">
        <w:t>.city }}, {{ healthcare.agent.</w:t>
      </w:r>
      <w:ins w:id="4" w:author="Scott Aubrey " w:date="2026-08-13T13:05:00Z" w16du:dateUtc="2026-08-13T17:05:00Z">
        <w:r w:rsidR="00AA0098">
          <w:t>alternate</w:t>
        </w:r>
      </w:ins>
      <w:del w:id="5" w:author="Scott Aubrey " w:date="2026-08-13T13:05:00Z" w16du:dateUtc="2026-08-13T17:05:00Z">
        <w:r w:rsidRPr="00E10DEE" w:rsidDel="00AA0098">
          <w:delText>primary</w:delText>
        </w:r>
      </w:del>
      <w:r w:rsidRPr="00E10DEE">
        <w:t>.state }}</w:t>
      </w:r>
      <w:r w:rsidRPr="00E10DEE">
        <w:tab/>
      </w:r>
    </w:p>
    <w:p w14:paraId="10E6E1BA" w14:textId="123C1EA4" w:rsidR="00E10DEE" w:rsidRPr="00E10DEE" w:rsidRDefault="00E10DEE" w:rsidP="00E10DEE">
      <w:pPr>
        <w:pStyle w:val="ListParagraph"/>
        <w:spacing w:before="60" w:after="60"/>
        <w:ind w:left="72"/>
      </w:pPr>
      <w:r w:rsidRPr="00E10DEE">
        <w:tab/>
        <w:t>Telephone: {{ healthcare.agent.</w:t>
      </w:r>
      <w:ins w:id="6" w:author="Scott Aubrey " w:date="2026-08-13T13:05:00Z" w16du:dateUtc="2026-08-13T17:05:00Z">
        <w:r w:rsidR="00AA0098">
          <w:t>alternate</w:t>
        </w:r>
      </w:ins>
      <w:del w:id="7" w:author="Scott Aubrey " w:date="2026-08-13T13:05:00Z" w16du:dateUtc="2026-08-13T17:05:00Z">
        <w:r w:rsidRPr="00E10DEE" w:rsidDel="00AA0098">
          <w:delText>primary</w:delText>
        </w:r>
      </w:del>
      <w:r w:rsidRPr="00E10DEE">
        <w:t>.phone }}</w:t>
      </w:r>
      <w:r w:rsidRPr="00E10DEE">
        <w:tab/>
      </w:r>
    </w:p>
    <w:p w14:paraId="046E6794" w14:textId="77777777" w:rsidR="00E10DEE" w:rsidRPr="00E10DEE" w:rsidRDefault="00E10DEE" w:rsidP="008937F6">
      <w:pPr>
        <w:spacing w:before="240" w:after="240"/>
        <w:jc w:val="center"/>
        <w:rPr>
          <w:b/>
          <w:bCs/>
        </w:rPr>
      </w:pPr>
      <w:r w:rsidRPr="00E10DEE">
        <w:rPr>
          <w:b/>
          <w:bCs/>
        </w:rPr>
        <w:t xml:space="preserve">ARTICLE II </w:t>
      </w:r>
      <w:r w:rsidRPr="00E10DEE">
        <w:rPr>
          <w:b/>
          <w:bCs/>
        </w:rPr>
        <w:br/>
        <w:t>AGENT’S AUTHORITY TO ACT</w:t>
      </w:r>
    </w:p>
    <w:p w14:paraId="1A88456D" w14:textId="77777777" w:rsidR="00E10DEE" w:rsidRPr="00E10DEE" w:rsidRDefault="00E10DEE" w:rsidP="00033902">
      <w:pPr>
        <w:pStyle w:val="ListParagraph"/>
        <w:numPr>
          <w:ilvl w:val="0"/>
          <w:numId w:val="13"/>
        </w:numPr>
        <w:spacing w:before="120" w:after="120"/>
        <w:contextualSpacing w:val="0"/>
        <w:jc w:val="both"/>
      </w:pPr>
      <w:r w:rsidRPr="00E10DEE">
        <w:t>My Agent is authorized to act on my behalf only if my attending physician determines, as provided in Section 6 of Chapter 201D, that I lack capacity to make health care decisions or to communicate my decisions. Notice that such a determination has been made must be given orally and in writing (a) to me, if there is any indication that I could comprehend the notice, (b) to my Agent, and (c) if I am in or transferred from a mental health facility, to the director of the facility.</w:t>
      </w:r>
    </w:p>
    <w:p w14:paraId="78DC23F6" w14:textId="77777777" w:rsidR="00E10DEE" w:rsidRPr="00E10DEE" w:rsidRDefault="00E10DEE" w:rsidP="00033902">
      <w:pPr>
        <w:pStyle w:val="ListParagraph"/>
        <w:numPr>
          <w:ilvl w:val="0"/>
          <w:numId w:val="13"/>
        </w:numPr>
        <w:spacing w:before="120" w:after="120"/>
        <w:contextualSpacing w:val="0"/>
        <w:jc w:val="both"/>
      </w:pPr>
      <w:r w:rsidRPr="00E10DEE">
        <w:t>My Agent’s authority will end if my attending physician determines that I have regained capacity to make health care decisions and will resume if it is again determined that I lack such capacity.</w:t>
      </w:r>
    </w:p>
    <w:p w14:paraId="305C8B81" w14:textId="77777777" w:rsidR="00E10DEE" w:rsidRPr="00E10DEE" w:rsidRDefault="00E10DEE" w:rsidP="00033902">
      <w:pPr>
        <w:pStyle w:val="ListParagraph"/>
        <w:numPr>
          <w:ilvl w:val="0"/>
          <w:numId w:val="13"/>
        </w:numPr>
        <w:spacing w:before="120" w:after="120"/>
        <w:contextualSpacing w:val="0"/>
        <w:jc w:val="both"/>
      </w:pPr>
      <w:r w:rsidRPr="00E10DEE">
        <w:t>Notwithstanding a determination that I lack capacity to make health care decisions, if I object to any decision made by my Agent, my decision will prevail unless a court of competent jurisdiction determines that I lack capacity to make health care decisions.</w:t>
      </w:r>
    </w:p>
    <w:p w14:paraId="6960A682" w14:textId="18F66D94" w:rsidR="00E10DEE" w:rsidRPr="00E10DEE" w:rsidRDefault="008B16E4" w:rsidP="008937F6">
      <w:pPr>
        <w:pStyle w:val="ListParagraph"/>
        <w:spacing w:before="240" w:after="240"/>
        <w:ind w:left="432"/>
        <w:contextualSpacing w:val="0"/>
        <w:jc w:val="center"/>
        <w:rPr>
          <w:b/>
          <w:bCs/>
        </w:rPr>
      </w:pPr>
      <w:r>
        <w:rPr>
          <w:b/>
          <w:bCs/>
        </w:rPr>
        <w:t>ARTICLE III</w:t>
      </w:r>
      <w:r w:rsidR="00E10DEE" w:rsidRPr="00E10DEE">
        <w:rPr>
          <w:b/>
          <w:bCs/>
        </w:rPr>
        <w:br/>
      </w:r>
      <w:r w:rsidR="0068431B">
        <w:rPr>
          <w:b/>
          <w:bCs/>
        </w:rPr>
        <w:t>AGENT’S POWERS</w:t>
      </w:r>
    </w:p>
    <w:p w14:paraId="3BE0B07A" w14:textId="77777777" w:rsidR="00E10DEE" w:rsidRPr="00E10DEE" w:rsidRDefault="00E10DEE" w:rsidP="00033902">
      <w:pPr>
        <w:pStyle w:val="ListParagraph"/>
        <w:numPr>
          <w:ilvl w:val="0"/>
          <w:numId w:val="16"/>
        </w:numPr>
        <w:spacing w:before="120" w:after="120"/>
        <w:contextualSpacing w:val="0"/>
        <w:jc w:val="both"/>
      </w:pPr>
      <w:r w:rsidRPr="00E10DEE">
        <w:t xml:space="preserve">My Agent has complete authority to make any health care decisions for me, including decisions about life-sustaining treatment. My Agent may make health care decisions for me (a) only after consultation with my health care providers and consideration of all acceptable medical alternatives </w:t>
      </w:r>
      <w:r w:rsidRPr="00E10DEE">
        <w:lastRenderedPageBreak/>
        <w:t>regarding diagnosis, prognosis, treatments and their side effects, and (b) according to my Agent’s assessment of my wishes as stated in this Health Care Proxy, or as otherwise known to my Agent, including my religious and moral beliefs or, if my wishes are not known, according to what my Agent determines to be in my best interest.</w:t>
      </w:r>
    </w:p>
    <w:p w14:paraId="35DF1DB3" w14:textId="77777777" w:rsidR="00E10DEE" w:rsidRPr="00E10DEE" w:rsidRDefault="00E10DEE" w:rsidP="00033902">
      <w:pPr>
        <w:pStyle w:val="ListParagraph"/>
        <w:numPr>
          <w:ilvl w:val="0"/>
          <w:numId w:val="16"/>
        </w:numPr>
        <w:spacing w:before="120" w:after="120"/>
        <w:contextualSpacing w:val="0"/>
        <w:jc w:val="both"/>
      </w:pPr>
      <w:r w:rsidRPr="00E10DEE">
        <w:t>I authorize my Agent to:</w:t>
      </w:r>
    </w:p>
    <w:p w14:paraId="4B832CA6" w14:textId="77777777" w:rsidR="00E10DEE" w:rsidRPr="00E10DEE" w:rsidRDefault="00E10DEE" w:rsidP="00033902">
      <w:pPr>
        <w:pStyle w:val="ListParagraph"/>
        <w:numPr>
          <w:ilvl w:val="0"/>
          <w:numId w:val="19"/>
        </w:numPr>
        <w:spacing w:before="120" w:after="120"/>
        <w:contextualSpacing w:val="0"/>
        <w:jc w:val="both"/>
      </w:pPr>
      <w:r w:rsidRPr="00E10DEE">
        <w:t>receive any medical information regarding me or my health care, including any confidential medical information that I would be entitled to receive, and to disclose the information to others;</w:t>
      </w:r>
    </w:p>
    <w:p w14:paraId="0254C73B" w14:textId="77777777" w:rsidR="00E10DEE" w:rsidRPr="00E10DEE" w:rsidRDefault="00E10DEE" w:rsidP="00033902">
      <w:pPr>
        <w:pStyle w:val="ListParagraph"/>
        <w:numPr>
          <w:ilvl w:val="0"/>
          <w:numId w:val="19"/>
        </w:numPr>
        <w:spacing w:before="120" w:after="120"/>
        <w:contextualSpacing w:val="0"/>
        <w:jc w:val="both"/>
      </w:pPr>
      <w:r w:rsidRPr="00E10DEE">
        <w:t>arrange my admission to or discharge from any facility, even if against medical advice;</w:t>
      </w:r>
    </w:p>
    <w:p w14:paraId="096BDDA1" w14:textId="77777777" w:rsidR="00E10DEE" w:rsidRPr="00E10DEE" w:rsidRDefault="00E10DEE" w:rsidP="00033902">
      <w:pPr>
        <w:pStyle w:val="ListParagraph"/>
        <w:numPr>
          <w:ilvl w:val="0"/>
          <w:numId w:val="19"/>
        </w:numPr>
        <w:spacing w:before="120" w:after="120"/>
        <w:contextualSpacing w:val="0"/>
        <w:jc w:val="both"/>
      </w:pPr>
      <w:r w:rsidRPr="00E10DEE">
        <w:t>contract for any health care for me at my expense and to employ and discharge health care providers and related support personnel without incurring personal liability for the payment of any health care;</w:t>
      </w:r>
    </w:p>
    <w:p w14:paraId="0A223000" w14:textId="77777777" w:rsidR="00E10DEE" w:rsidRPr="00E10DEE" w:rsidRDefault="00E10DEE" w:rsidP="00033902">
      <w:pPr>
        <w:pStyle w:val="ListParagraph"/>
        <w:numPr>
          <w:ilvl w:val="0"/>
          <w:numId w:val="19"/>
        </w:numPr>
        <w:spacing w:before="120" w:after="120"/>
        <w:contextualSpacing w:val="0"/>
        <w:jc w:val="both"/>
      </w:pPr>
      <w:r w:rsidRPr="00E10DEE">
        <w:t>give or withhold consent to any medical procedure, medication, test, or treatment even if this might hasten my death or be against conventional medical advice;</w:t>
      </w:r>
    </w:p>
    <w:p w14:paraId="5C98378C" w14:textId="47833EB0" w:rsidR="00E10DEE" w:rsidRPr="00E10DEE" w:rsidRDefault="00E10DEE" w:rsidP="00033902">
      <w:pPr>
        <w:pStyle w:val="ListParagraph"/>
        <w:numPr>
          <w:ilvl w:val="0"/>
          <w:numId w:val="19"/>
        </w:numPr>
        <w:spacing w:before="120" w:after="120"/>
        <w:contextualSpacing w:val="0"/>
        <w:jc w:val="both"/>
      </w:pPr>
      <w:commentRangeStart w:id="8"/>
      <w:commentRangeStart w:id="9"/>
      <w:r w:rsidRPr="00E10DEE">
        <w:t>consent to the administration of anti-psychotic medication</w:t>
      </w:r>
      <w:ins w:id="10" w:author="Scott Aubrey " w:date="2026-08-13T13:10:00Z" w16du:dateUtc="2026-08-13T17:10:00Z">
        <w:r w:rsidR="00C323BF">
          <w:t xml:space="preserve"> to the extent permitted by law; and, to the extent that Massachusetts law requires prior judicial authorization (a substituted-judgment or "Rogers" determination) before antipsychotic medication may be administered, to petition for, and to represent my wishes in, any proceeding necessary to obtain that authorization</w:t>
        </w:r>
      </w:ins>
      <w:r w:rsidRPr="00E10DEE">
        <w:t>;</w:t>
      </w:r>
      <w:commentRangeEnd w:id="8"/>
      <w:r w:rsidR="00AA0098" w:rsidRPr="00E10DEE">
        <w:rPr>
          <w:rStyle w:val="CommentReference"/>
          <w:sz w:val="24"/>
          <w:szCs w:val="24"/>
        </w:rPr>
        <w:commentReference w:id="8"/>
      </w:r>
      <w:commentRangeEnd w:id="9"/>
      <w:r w:rsidR="00C323BF" w:rsidRPr="00E10DEE">
        <w:rPr>
          <w:rStyle w:val="CommentReference"/>
          <w:sz w:val="24"/>
          <w:szCs w:val="24"/>
        </w:rPr>
        <w:commentReference w:id="9"/>
      </w:r>
    </w:p>
    <w:p w14:paraId="5697D259" w14:textId="6AC24DDD" w:rsidR="00E10DEE" w:rsidRPr="00E10DEE" w:rsidRDefault="00AA0098" w:rsidP="00033902">
      <w:pPr>
        <w:pStyle w:val="ListParagraph"/>
        <w:numPr>
          <w:ilvl w:val="0"/>
          <w:numId w:val="19"/>
        </w:numPr>
        <w:spacing w:before="120" w:after="120"/>
        <w:contextualSpacing w:val="0"/>
        <w:jc w:val="both"/>
      </w:pPr>
      <w:ins w:id="11" w:author="Scott Aubrey " w:date="2026-08-13T13:05:00Z" w16du:dateUtc="2026-08-13T17:05:00Z">
        <w:r>
          <w:t>consent, to the fullest extent permitted by Massachusetts law, to my voluntary admission to a hospital or other facility for the observation, evaluation, or treatment of a mental, behavioral, or emotional condition, and to consent to behavioral-health, psychiatric, and substance-use disorder treatment on my behalf;</w:t>
        </w:r>
      </w:ins>
    </w:p>
    <w:p w14:paraId="196D8723" w14:textId="5A2C8227" w:rsidR="00E10DEE" w:rsidRPr="00E10DEE" w:rsidRDefault="00E10DEE" w:rsidP="00033902">
      <w:pPr>
        <w:pStyle w:val="ListParagraph"/>
        <w:numPr>
          <w:ilvl w:val="0"/>
          <w:numId w:val="19"/>
        </w:numPr>
        <w:spacing w:before="120" w:after="120"/>
        <w:contextualSpacing w:val="0"/>
        <w:jc w:val="both"/>
      </w:pPr>
      <w:r w:rsidRPr="00E10DEE">
        <w:t xml:space="preserve">to ensure that </w:t>
      </w:r>
      <w:ins w:id="12" w:author="Scott Aubrey " w:date="2026-08-13T13:05:00Z" w16du:dateUtc="2026-08-13T17:05:00Z">
        <w:r w:rsidR="00AA0098">
          <w:t>my Agent</w:t>
        </w:r>
      </w:ins>
      <w:r w:rsidRPr="00E10DEE">
        <w:t xml:space="preserve"> and physician protect my comfort and freedom from pain insofar as possible.  I authorize </w:t>
      </w:r>
      <w:ins w:id="13" w:author="Scott Aubrey " w:date="2026-08-13T13:05:00Z" w16du:dateUtc="2026-08-13T17:05:00Z">
        <w:r w:rsidR="00AA0098">
          <w:t>my Agent</w:t>
        </w:r>
      </w:ins>
      <w:r w:rsidRPr="00E10DEE">
        <w:t xml:space="preserve"> to consent on my behalf to the administration of whatever pain-relieving drugs and pain-relieving surgical procedures </w:t>
      </w:r>
      <w:ins w:id="14" w:author="Scott Aubrey " w:date="2026-08-13T13:05:00Z" w16du:dateUtc="2026-08-13T17:05:00Z">
        <w:r w:rsidR="00AA0098">
          <w:t>my Agent</w:t>
        </w:r>
      </w:ins>
      <w:r w:rsidRPr="00E10DEE">
        <w:t>, upon medical advice, believes may provide comfort to me, even though such drugs or procedures may lead to pharmaceutical addictions, lower blood pressure, lower levels of breathing, or hasten my death.  Even if artificial life support or aggressive medical treatment has been withdrawn or refused, I want to be kept as comfortable as possible, and I do not want to be neglected by medical or nursing staff.</w:t>
      </w:r>
    </w:p>
    <w:p w14:paraId="19E60549" w14:textId="77777777" w:rsidR="00E10DEE" w:rsidRPr="00E10DEE" w:rsidRDefault="00E10DEE" w:rsidP="00033902">
      <w:pPr>
        <w:pStyle w:val="ListParagraph"/>
        <w:numPr>
          <w:ilvl w:val="0"/>
          <w:numId w:val="19"/>
        </w:numPr>
        <w:spacing w:before="120" w:after="120"/>
        <w:contextualSpacing w:val="0"/>
        <w:jc w:val="both"/>
      </w:pPr>
      <w:r w:rsidRPr="00E10DEE">
        <w:t>do all things necessary to carry out the intent of this Health Care Proxy, including granting any waiver or release from liability required by a health care provider, signing any documents relating to a refusal of treatment, and pursuing any legal action in my name and at my expense to force compliance with my wishes as determined by my Agent; and</w:t>
      </w:r>
    </w:p>
    <w:p w14:paraId="28658482" w14:textId="77777777" w:rsidR="00E10DEE" w:rsidRPr="00E10DEE" w:rsidRDefault="00E10DEE" w:rsidP="00033902">
      <w:pPr>
        <w:pStyle w:val="ListParagraph"/>
        <w:numPr>
          <w:ilvl w:val="0"/>
          <w:numId w:val="19"/>
        </w:numPr>
        <w:spacing w:before="120" w:after="120"/>
        <w:contextualSpacing w:val="0"/>
        <w:jc w:val="both"/>
      </w:pPr>
      <w:r w:rsidRPr="00E10DEE">
        <w:t xml:space="preserve">request, receive, obtain and review, and be granted full and unlimited access to, and consent to the disclosure of complete unredacted copies of any and all health, medical and financial information and any information or records referred to in 45 C.F.R. § 164.501 and regulated by the Standards for Privacy of Individually Identifiable Health Information found in 65 Fed. Reg. 82462 as protected private records or otherwise covered under the Health Insurance Portability and Accountability Act of 1996 (HIPAA). I understand that the information contained in my health and medical records may include information relating to sexually transmitted diseases, acquired immunodeficiency syndrome (AIDS), AIDS-related </w:t>
      </w:r>
      <w:r w:rsidRPr="00E10DEE">
        <w:lastRenderedPageBreak/>
        <w:t>complex (ARC), and human immunodeficiency virus (HIV), behavioral or mental health services, and treatment for alcohol or drug abuse or addiction. I understand that I may have access to or receive an accounting of the information to be used or disclosed as provided in 45 C.F.R. § 164.524 et seq. I further understand that authorizing the disclosure of this health information is voluntary and that I can refuse to sign this authorization. I further understand that any disclosure of this information carries with it the potential for an unauthorized further disclosure of this information by third parties and that such further disclosure may not be protected under HIPAA. In order to induce the disclosing party to disclose the aforesaid private and/or protected confidential information, I forever release and hold harmless said disclosing party who relies upon this instrument from any liability under confidentiality rules arising under HIPAA as a consequence of said disclosure. I authorize my Agent to execute on my behalf any releases or other documents that may be required in order to obtain this information.</w:t>
      </w:r>
    </w:p>
    <w:p w14:paraId="59993189" w14:textId="2F511C39" w:rsidR="00E10DEE" w:rsidRPr="00E10DEE" w:rsidRDefault="0068431B" w:rsidP="00E10DEE">
      <w:pPr>
        <w:pStyle w:val="ListParagraph"/>
        <w:spacing w:before="240" w:after="240"/>
        <w:ind w:left="0"/>
        <w:contextualSpacing w:val="0"/>
        <w:jc w:val="center"/>
        <w:rPr>
          <w:b/>
          <w:bCs/>
        </w:rPr>
      </w:pPr>
      <w:r>
        <w:rPr>
          <w:b/>
          <w:bCs/>
        </w:rPr>
        <w:t>ARTICLE IV</w:t>
      </w:r>
      <w:r w:rsidR="00E10DEE" w:rsidRPr="00E10DEE">
        <w:rPr>
          <w:b/>
          <w:bCs/>
        </w:rPr>
        <w:br/>
      </w:r>
      <w:r>
        <w:rPr>
          <w:b/>
          <w:bCs/>
        </w:rPr>
        <w:t>REVOCATION</w:t>
      </w:r>
    </w:p>
    <w:p w14:paraId="650E4B74" w14:textId="77777777" w:rsidR="00E10DEE" w:rsidRPr="00E10DEE" w:rsidRDefault="00E10DEE" w:rsidP="00033902">
      <w:pPr>
        <w:spacing w:before="120" w:after="120"/>
      </w:pPr>
      <w:r w:rsidRPr="00E10DEE">
        <w:t>This Health Care Proxy will be revoked if:</w:t>
      </w:r>
    </w:p>
    <w:p w14:paraId="7071968D" w14:textId="77777777" w:rsidR="00E10DEE" w:rsidRPr="00E10DEE" w:rsidRDefault="00E10DEE" w:rsidP="00033902">
      <w:pPr>
        <w:pStyle w:val="ListParagraph"/>
        <w:numPr>
          <w:ilvl w:val="0"/>
          <w:numId w:val="14"/>
        </w:numPr>
        <w:spacing w:before="120" w:after="120"/>
        <w:contextualSpacing w:val="0"/>
        <w:jc w:val="both"/>
      </w:pPr>
      <w:r w:rsidRPr="00E10DEE">
        <w:t>I sign a subsequent Health Care Proxy;</w:t>
      </w:r>
    </w:p>
    <w:p w14:paraId="1436A2DD" w14:textId="060409E8" w:rsidR="00E10DEE" w:rsidRPr="00E10DEE" w:rsidRDefault="00E10DEE" w:rsidP="00033902">
      <w:pPr>
        <w:pStyle w:val="ListParagraph"/>
        <w:numPr>
          <w:ilvl w:val="0"/>
          <w:numId w:val="14"/>
        </w:numPr>
        <w:spacing w:before="120" w:after="120"/>
        <w:contextualSpacing w:val="0"/>
        <w:jc w:val="both"/>
      </w:pPr>
      <w:r w:rsidRPr="00E10DEE">
        <w:t>I notify my Agent or one of my health care providers orally or in writing or by any other act showing a specific intent to revoke this Health Care Proxy</w:t>
      </w:r>
      <w:r w:rsidR="0065104B" w:rsidRPr="0065104B">
        <w:t>.</w:t>
      </w:r>
    </w:p>
    <w:p w14:paraId="0F12C4DD" w14:textId="48F7C674" w:rsidR="00E10DEE" w:rsidRPr="00E10DEE" w:rsidRDefault="0068431B" w:rsidP="008937F6">
      <w:pPr>
        <w:spacing w:before="240" w:after="240"/>
        <w:jc w:val="center"/>
        <w:rPr>
          <w:b/>
          <w:bCs/>
        </w:rPr>
      </w:pPr>
      <w:r>
        <w:rPr>
          <w:b/>
          <w:bCs/>
        </w:rPr>
        <w:t>ARTICLE V</w:t>
      </w:r>
      <w:r w:rsidR="00E10DEE" w:rsidRPr="00E10DEE">
        <w:rPr>
          <w:b/>
          <w:bCs/>
        </w:rPr>
        <w:br/>
        <w:t>ADDITIONAL PROVISIONS</w:t>
      </w:r>
    </w:p>
    <w:p w14:paraId="5E171E30" w14:textId="64851C0B" w:rsidR="00E10DEE" w:rsidRPr="00E10DEE" w:rsidRDefault="00E10DEE" w:rsidP="00033902">
      <w:pPr>
        <w:pStyle w:val="ListParagraph"/>
        <w:numPr>
          <w:ilvl w:val="0"/>
          <w:numId w:val="15"/>
        </w:numPr>
        <w:spacing w:before="120" w:after="120"/>
        <w:contextualSpacing w:val="0"/>
        <w:jc w:val="both"/>
      </w:pPr>
      <w:r w:rsidRPr="00E10DEE">
        <w:t>I nominate, constitute, and appoint my Agent to serve as my guardian if warranted, with full and complete authority and power to make all decisions relating to my health care.</w:t>
      </w:r>
    </w:p>
    <w:p w14:paraId="37EDF15A" w14:textId="77777777" w:rsidR="00E10DEE" w:rsidRPr="00E10DEE" w:rsidRDefault="00E10DEE" w:rsidP="00033902">
      <w:pPr>
        <w:pStyle w:val="ListParagraph"/>
        <w:numPr>
          <w:ilvl w:val="0"/>
          <w:numId w:val="15"/>
        </w:numPr>
        <w:spacing w:before="120" w:after="120"/>
        <w:contextualSpacing w:val="0"/>
        <w:jc w:val="both"/>
      </w:pPr>
      <w:r w:rsidRPr="00E10DEE">
        <w:t>My Agent is authorized to make photocopies of this instrument as frequently and in such quantity as my Agent shall deem appropriate. All photocopies shall have the same force and effect as any original. I specifically direct my Agent to have a photocopy of this instrument placed in my medical records if such a copy is not already a part of my medical records.</w:t>
      </w:r>
    </w:p>
    <w:p w14:paraId="3E50E256" w14:textId="77777777" w:rsidR="00E10DEE" w:rsidRPr="00E10DEE" w:rsidRDefault="00E10DEE" w:rsidP="00033902">
      <w:pPr>
        <w:pStyle w:val="ListParagraph"/>
        <w:numPr>
          <w:ilvl w:val="0"/>
          <w:numId w:val="15"/>
        </w:numPr>
        <w:spacing w:before="120" w:after="120"/>
        <w:contextualSpacing w:val="0"/>
        <w:jc w:val="both"/>
      </w:pPr>
      <w:r w:rsidRPr="00E10DEE">
        <w:t>No person who relies in good faith upon a representation by my Agent shall be liable to me, my heirs, or assigns for recognizing the Agent’s authority.</w:t>
      </w:r>
    </w:p>
    <w:p w14:paraId="4007D283" w14:textId="77777777" w:rsidR="00E10DEE" w:rsidRPr="00E10DEE" w:rsidRDefault="00E10DEE" w:rsidP="00033902">
      <w:pPr>
        <w:pStyle w:val="ListParagraph"/>
        <w:numPr>
          <w:ilvl w:val="0"/>
          <w:numId w:val="15"/>
        </w:numPr>
        <w:spacing w:before="120" w:after="120"/>
        <w:contextualSpacing w:val="0"/>
        <w:jc w:val="both"/>
      </w:pPr>
      <w:r w:rsidRPr="00E10DEE">
        <w:t>My Agent shall not be entitled to compensation for services performed under this Health Care Proxy, but my Agent shall be entitled to reimbursement for all reasonable expenses incurred as a result of carrying out any provision herein.</w:t>
      </w:r>
    </w:p>
    <w:p w14:paraId="0723BA32" w14:textId="57ED704C" w:rsidR="00E10DEE" w:rsidRPr="00E10DEE" w:rsidRDefault="00E10DEE" w:rsidP="00033902">
      <w:pPr>
        <w:pStyle w:val="ListParagraph"/>
        <w:numPr>
          <w:ilvl w:val="0"/>
          <w:numId w:val="15"/>
        </w:numPr>
        <w:spacing w:before="120" w:after="120"/>
        <w:contextualSpacing w:val="0"/>
        <w:jc w:val="both"/>
      </w:pPr>
      <w:r w:rsidRPr="00E10DEE">
        <w:t xml:space="preserve">The powers delegated by the provisions of ARTICLE </w:t>
      </w:r>
      <w:r w:rsidR="0068431B" w:rsidRPr="0068431B">
        <w:t>III</w:t>
      </w:r>
      <w:r w:rsidRPr="00E10DEE">
        <w:t xml:space="preserve"> above under this Health Care Proxy are separable, so that the invalidity of one or more powers or provisions shall not affect the validity of any others.</w:t>
      </w:r>
    </w:p>
    <w:p w14:paraId="00AAB209" w14:textId="77777777" w:rsidR="00E10DEE" w:rsidRPr="00E10DEE" w:rsidRDefault="00E10DEE" w:rsidP="00033902">
      <w:pPr>
        <w:pStyle w:val="ListParagraph"/>
        <w:numPr>
          <w:ilvl w:val="0"/>
          <w:numId w:val="15"/>
        </w:numPr>
        <w:spacing w:before="120" w:after="120"/>
        <w:contextualSpacing w:val="0"/>
        <w:jc w:val="both"/>
      </w:pPr>
      <w:r w:rsidRPr="00E10DEE">
        <w:t xml:space="preserve">This instrument is executed and delivered in the Commonwealth of Massachusetts, and the laws of the Commonwealth of Massachusetts shall govern all questions as to the validity of this power and the construction of its provisions.  Nevertheless, I intend that this instrument be given full force and effect in any state or country in which I may find myself or in which my Health Care Agent finds it necessary or desirable, in his or her discretion, to exercise powers granted herein.  I may choose to execute additional Health Care Proxies or Durable Powers of Attorney for Health Care to be governed </w:t>
      </w:r>
      <w:r w:rsidRPr="00E10DEE">
        <w:lastRenderedPageBreak/>
        <w:t>under the laws of other jurisdictions.  In that event, it is my intent that this Health Care Proxy shall remain in full force and effect concurrently with such subsequent documents unless this Health Care Proxy is revoked in writing by express reference to this instrument.  Such additional instruments shall not affect my intention that this instrument be honored in all jurisdictions.</w:t>
      </w:r>
    </w:p>
    <w:p w14:paraId="77C11FB9" w14:textId="77777777" w:rsidR="002D576A" w:rsidRDefault="002D576A">
      <w:r>
        <w:br w:type="page"/>
      </w:r>
    </w:p>
    <w:p w14:paraId="2F7CBAA5" w14:textId="23406075" w:rsidR="00E10DEE" w:rsidRPr="00E10DEE" w:rsidRDefault="00E10DEE" w:rsidP="00E10DEE">
      <w:pPr>
        <w:spacing w:before="240"/>
        <w:jc w:val="both"/>
      </w:pPr>
      <w:r w:rsidRPr="00E10DEE">
        <w:lastRenderedPageBreak/>
        <w:t>I, {{ client.full_name | name }}, by signing this Health Care Proxy (or directing another to sign), declare that I understand its contents and the effect of this grant of authority to my Agent, that I sign it willingly in the presence of each of the undersigned witnesses, and that I sign it as my voluntary act for the purposes expressed, this ___ day of ________________.</w:t>
      </w:r>
    </w:p>
    <w:p w14:paraId="5F110855" w14:textId="77777777" w:rsidR="00E10DEE" w:rsidRPr="00E10DEE" w:rsidRDefault="00E10DEE" w:rsidP="00E10DEE">
      <w:pPr>
        <w:spacing w:before="240"/>
        <w:jc w:val="both"/>
        <w:rPr>
          <w:color w:val="000000"/>
        </w:rPr>
      </w:pPr>
    </w:p>
    <w:p w14:paraId="2B7999A8" w14:textId="77777777" w:rsidR="00E10DEE" w:rsidRPr="00E10DEE" w:rsidRDefault="00E10DEE" w:rsidP="00E10DEE">
      <w:pPr>
        <w:spacing w:before="960"/>
      </w:pPr>
      <w:r w:rsidRPr="00E10DEE">
        <w:tab/>
      </w:r>
      <w:r w:rsidRPr="00E10DEE">
        <w:tab/>
      </w:r>
      <w:r w:rsidRPr="00E10DEE">
        <w:tab/>
      </w:r>
      <w:r w:rsidRPr="00E10DEE">
        <w:tab/>
      </w:r>
      <w:r w:rsidRPr="00E10DEE">
        <w:tab/>
        <w:t>______________________________________</w:t>
      </w:r>
    </w:p>
    <w:p w14:paraId="73088C0F" w14:textId="4784352E" w:rsidR="00E10DEE" w:rsidRPr="00E10DEE" w:rsidRDefault="00033902" w:rsidP="00E10DEE">
      <w:pPr>
        <w:tabs>
          <w:tab w:val="left" w:pos="8640"/>
          <w:tab w:val="left" w:pos="9360"/>
        </w:tabs>
        <w:spacing w:after="240"/>
        <w:ind w:left="3600"/>
      </w:pPr>
      <w:r w:rsidRPr="00E10DEE">
        <w:t>{{ client.full_name | name }}</w:t>
      </w:r>
      <w:r w:rsidR="00CE3CAB">
        <w:rPr>
          <w:caps/>
        </w:rPr>
        <w:t xml:space="preserve">, </w:t>
      </w:r>
      <w:r w:rsidR="00945E9D">
        <w:t>Principal</w:t>
      </w:r>
    </w:p>
    <w:p w14:paraId="2F2C8AE4" w14:textId="77777777" w:rsidR="00A531A9" w:rsidRDefault="00A531A9">
      <w:r>
        <w:br w:type="page"/>
      </w:r>
    </w:p>
    <w:p w14:paraId="45024B1C" w14:textId="7FB3C8D5" w:rsidR="00E10DEE" w:rsidRPr="00E10DEE" w:rsidRDefault="00E10DEE" w:rsidP="00E10DEE">
      <w:pPr>
        <w:jc w:val="both"/>
      </w:pPr>
      <w:r w:rsidRPr="00E10DEE">
        <w:lastRenderedPageBreak/>
        <w:t>We __________________________ and __________________________, the witnesses, each declare in the presence of {{ client.full_name | name }}, that neither of us has been named as Health Care Agent or alternate Health Care Agent in this Health Care Proxy and neither of us is related to the Principal by blood or marriage. We further declare that the Principal signed this instrument (or directed another to sign it for the Principal) as the Principal’s Health Care Proxy in the presence of each of us, that the Principal signed it willingly (or willingly directed another to sign it for the Principal), that each of us signs this Health Care Proxy as witness in the presence of Principal, and that to the best of our knowledge the Principal is eighteen (18) years of age or over, of sound mind, and under no constraint or undue influence.</w:t>
      </w:r>
    </w:p>
    <w:p w14:paraId="0408440C" w14:textId="77777777" w:rsidR="00E10DEE" w:rsidRPr="00E10DEE" w:rsidRDefault="00E10DEE" w:rsidP="00E10DEE"/>
    <w:p w14:paraId="4A6FFDA0" w14:textId="77777777" w:rsidR="00033902" w:rsidRDefault="00033902" w:rsidP="00033902">
      <w:pPr>
        <w:pStyle w:val="ALSignatureLine"/>
        <w:spacing w:before="240" w:after="240"/>
      </w:pPr>
      <w:r>
        <w:t>Signature: ______________________________  Name: ______________________________</w:t>
      </w:r>
    </w:p>
    <w:p w14:paraId="4561CFFF" w14:textId="77777777" w:rsidR="00033902" w:rsidRDefault="00033902" w:rsidP="00033902">
      <w:pPr>
        <w:pStyle w:val="ALSignatureLine"/>
        <w:spacing w:before="240" w:after="240"/>
      </w:pPr>
      <w:r>
        <w:t xml:space="preserve">Address: </w:t>
      </w:r>
      <w:r w:rsidRPr="00FF5D62">
        <w:t>__________________________</w:t>
      </w:r>
      <w:r>
        <w:t>__________________________________________</w:t>
      </w:r>
    </w:p>
    <w:p w14:paraId="5475408D" w14:textId="77777777" w:rsidR="00033902" w:rsidRDefault="00033902" w:rsidP="00033902">
      <w:pPr>
        <w:pStyle w:val="ALSignatureLine"/>
      </w:pPr>
    </w:p>
    <w:p w14:paraId="313A5609" w14:textId="77777777" w:rsidR="00033902" w:rsidRDefault="00033902" w:rsidP="00033902">
      <w:pPr>
        <w:pStyle w:val="ALSignatureLine"/>
        <w:spacing w:before="240" w:after="240"/>
      </w:pPr>
      <w:r>
        <w:t>Signature: ______________________________  Name: ______________________________</w:t>
      </w:r>
    </w:p>
    <w:p w14:paraId="25727466" w14:textId="260377EE" w:rsidR="00E10DEE" w:rsidRPr="00E10DEE" w:rsidRDefault="00033902" w:rsidP="00033902">
      <w:r>
        <w:t xml:space="preserve">Address: </w:t>
      </w:r>
      <w:r w:rsidRPr="00FF5D62">
        <w:t>__________________________</w:t>
      </w:r>
      <w:r>
        <w:t>__________________________________________</w:t>
      </w:r>
    </w:p>
    <w:p w14:paraId="1728E8DF" w14:textId="77777777" w:rsidR="00E10DEE" w:rsidRPr="00E10DEE" w:rsidRDefault="00E10DEE" w:rsidP="00E10DEE"/>
    <w:p w14:paraId="614AE1F7" w14:textId="77777777" w:rsidR="003913E6" w:rsidRPr="009E3D9B" w:rsidRDefault="003913E6" w:rsidP="003913E6">
      <w:pPr>
        <w:pStyle w:val="TextHeading2"/>
        <w:numPr>
          <w:ilvl w:val="0"/>
          <w:numId w:val="0"/>
        </w:numPr>
        <w:tabs>
          <w:tab w:val="left" w:pos="5040"/>
        </w:tabs>
        <w:spacing w:after="0"/>
        <w:jc w:val="center"/>
        <w:rPr>
          <w:rFonts w:ascii="Garamond" w:hAnsi="Garamond"/>
          <w:szCs w:val="24"/>
        </w:rPr>
      </w:pPr>
      <w:bookmarkStart w:id="15" w:name="_Hlk170455556"/>
      <w:r>
        <w:rPr>
          <w:rFonts w:ascii="Garamond" w:hAnsi="Garamond"/>
          <w:szCs w:val="24"/>
        </w:rPr>
        <w:t>COMMONWEALTH OF MASSACHUSETTS</w:t>
      </w:r>
    </w:p>
    <w:p w14:paraId="10CBA12B" w14:textId="77777777" w:rsidR="003913E6" w:rsidRPr="009E3D9B" w:rsidRDefault="003913E6" w:rsidP="003913E6">
      <w:pPr>
        <w:spacing w:after="240"/>
        <w:jc w:val="center"/>
      </w:pPr>
      <w:r>
        <w:t>COUNTY OF {{ execution.display_signing_county | name }}</w:t>
      </w:r>
    </w:p>
    <w:p w14:paraId="6EF29954" w14:textId="77777777" w:rsidR="003913E6" w:rsidRPr="009E3D9B" w:rsidRDefault="003913E6" w:rsidP="003913E6">
      <w:pPr>
        <w:pStyle w:val="TRBody3"/>
        <w:ind w:firstLine="0"/>
      </w:pPr>
      <w:r>
        <w:t xml:space="preserve">On </w:t>
      </w:r>
      <w:bookmarkStart w:id="16" w:name="OLE_LINK11"/>
      <w:r>
        <w:t>{{ execution.display_doc_date }}</w:t>
      </w:r>
      <w:bookmarkEnd w:id="16"/>
      <w:r>
        <w:t xml:space="preserve">, before me, the undersigned notary public, personally appeared {{ client.full_name | name }},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 </w:t>
      </w:r>
    </w:p>
    <w:p w14:paraId="6BF119E2" w14:textId="77777777" w:rsidR="003913E6" w:rsidRPr="009E3D9B" w:rsidRDefault="003913E6" w:rsidP="003913E6">
      <w:pPr>
        <w:pStyle w:val="TRBody3"/>
      </w:pPr>
      <w:r>
        <w:t xml:space="preserve">WITNESS my hand and notarial seal. </w:t>
      </w:r>
    </w:p>
    <w:p w14:paraId="1B7AE25F" w14:textId="77777777" w:rsidR="003913E6" w:rsidRPr="009E3D9B" w:rsidRDefault="003913E6" w:rsidP="003913E6">
      <w:pPr>
        <w:pStyle w:val="TRBase"/>
        <w:rPr>
          <w:rFonts w:ascii="Garamond" w:hAnsi="Garamond"/>
        </w:rPr>
      </w:pPr>
      <w:r>
        <w:rPr>
          <w:rFonts w:ascii="Garamond" w:hAnsi="Garamond"/>
        </w:rPr>
        <w:t>(SEAL)</w:t>
      </w:r>
    </w:p>
    <w:p w14:paraId="544B264F" w14:textId="77777777" w:rsidR="003913E6" w:rsidRPr="009E3D9B" w:rsidRDefault="003913E6" w:rsidP="003913E6">
      <w:pPr>
        <w:pStyle w:val="TRSigLine"/>
        <w:spacing w:after="0"/>
      </w:pPr>
      <w:r>
        <w:t>______________________________________</w:t>
      </w:r>
    </w:p>
    <w:p w14:paraId="62098FB2" w14:textId="77777777" w:rsidR="003913E6" w:rsidRDefault="003913E6" w:rsidP="003913E6">
      <w:pPr>
        <w:pStyle w:val="TRSigName"/>
      </w:pPr>
      <w:r>
        <w:t>Notary Public</w:t>
      </w:r>
    </w:p>
    <w:p w14:paraId="376D4A7B" w14:textId="553C98B1" w:rsidR="00E10DEE" w:rsidRPr="00E10DEE" w:rsidRDefault="003913E6" w:rsidP="003913E6">
      <w:pPr>
        <w:spacing w:before="960"/>
        <w:ind w:left="4320"/>
      </w:pPr>
      <w:r>
        <w:t>My Commission Expires: {{ execution.display_notary_commission }}</w:t>
      </w:r>
      <w:r w:rsidR="00E10DEE" w:rsidRPr="00E10DEE">
        <w:br/>
      </w:r>
      <w:bookmarkEnd w:id="15"/>
    </w:p>
    <w:p w14:paraId="76CF10E5" w14:textId="77777777" w:rsidR="00E10DEE" w:rsidRPr="00E10DEE" w:rsidRDefault="00E10DEE" w:rsidP="00E10DEE">
      <w:pPr>
        <w:suppressAutoHyphens/>
        <w:sectPr w:rsidR="00E10DEE" w:rsidRPr="00E10DEE" w:rsidSect="00E10DEE">
          <w:footerReference w:type="even" r:id="rId11"/>
          <w:footerReference w:type="default" r:id="rId12"/>
          <w:pgSz w:w="12240" w:h="15840"/>
          <w:pgMar w:top="1440" w:right="1440" w:bottom="1440" w:left="1440" w:header="720" w:footer="432" w:gutter="0"/>
          <w:pgNumType w:fmt="numberInDash" w:start="1"/>
          <w:cols w:space="720"/>
          <w:docGrid w:linePitch="326"/>
        </w:sectPr>
      </w:pPr>
    </w:p>
    <w:p w14:paraId="00C81496" w14:textId="4597EC9F" w:rsidR="00E10DEE" w:rsidRPr="00E10DEE" w:rsidRDefault="00E10DEE" w:rsidP="00E10DEE">
      <w:pPr>
        <w:suppressAutoHyphens/>
        <w:spacing w:after="360"/>
        <w:jc w:val="center"/>
        <w:rPr>
          <w:b/>
        </w:rPr>
      </w:pPr>
      <w:r w:rsidRPr="00E10DEE">
        <w:rPr>
          <w:b/>
        </w:rPr>
        <w:lastRenderedPageBreak/>
        <w:t>ADVANCE DIRECTIVE OF {{ client.full_name | name }}</w:t>
      </w:r>
    </w:p>
    <w:p w14:paraId="16CA677B" w14:textId="3F750862" w:rsidR="00E10DEE" w:rsidRPr="00E10DEE" w:rsidRDefault="00E10DEE" w:rsidP="00E10DEE">
      <w:pPr>
        <w:suppressAutoHyphens/>
        <w:spacing w:before="60" w:after="60"/>
        <w:jc w:val="both"/>
      </w:pPr>
      <w:r w:rsidRPr="00E10DEE">
        <w:t>I, {{ client.full_name | name }} of {{ client.city }}, Massachusetts (“Principal”), willfully and voluntarily make known my desire under the circumstances set forth below, and I do hereby declare:</w:t>
      </w:r>
    </w:p>
    <w:p w14:paraId="6DF09ADF" w14:textId="77777777" w:rsidR="00E10DEE" w:rsidRPr="00E10DEE" w:rsidRDefault="00E10DEE" w:rsidP="00E10DEE">
      <w:pPr>
        <w:suppressAutoHyphens/>
        <w:spacing w:before="60" w:after="60"/>
      </w:pPr>
      <w:r w:rsidRPr="00E10DEE">
        <w:t>If I am incapable of making an informed decision regarding my health care, I direct my Health Care Agent under a duly executed Health Care Proxy or my health care providers, as the case may be, to follow my instructions as set forth below:</w:t>
      </w:r>
    </w:p>
    <w:p w14:paraId="42724367" w14:textId="77777777" w:rsidR="00E10DEE" w:rsidRPr="00E10DEE" w:rsidRDefault="00E10DEE" w:rsidP="00E10DEE">
      <w:pPr>
        <w:numPr>
          <w:ilvl w:val="0"/>
          <w:numId w:val="18"/>
        </w:numPr>
        <w:suppressAutoHyphens/>
        <w:spacing w:before="120" w:after="120"/>
        <w:jc w:val="both"/>
      </w:pPr>
      <w:r w:rsidRPr="00E10DEE">
        <w:t>If my death from a terminal condition (i.e. an incurable condition caused by injury, disease, or illness which, to a reasonable degree of medical certainty, makes death imminent and from which, despite the application of life-sustaining procedures, there can be no recovery) is imminent, I direct that my life not be extended by life-sustaining procedures including the administration of nutrition and hydration artificially, unless necessary for the relief of my pain or for my comfort.</w:t>
      </w:r>
    </w:p>
    <w:p w14:paraId="34909552" w14:textId="77777777" w:rsidR="00E10DEE" w:rsidRPr="00E10DEE" w:rsidRDefault="00E10DEE" w:rsidP="00E10DEE">
      <w:pPr>
        <w:numPr>
          <w:ilvl w:val="0"/>
          <w:numId w:val="18"/>
        </w:numPr>
        <w:suppressAutoHyphens/>
        <w:spacing w:before="120" w:after="120"/>
        <w:jc w:val="both"/>
      </w:pPr>
      <w:r w:rsidRPr="00E10DEE">
        <w:t>If I am in a persistent vegetative state (i.e. a condition caused by injury, disease, or illness: (1) in which I have suffered a loss of consciousness, exhibiting no behavioral evidence of self-awareness or awareness of surroundings in a learned manner other than reflex activity of muscles and nerves for low level conditioned response; and (2) from which, after the passage of a medically appropriate period of time, it can be determined, to a reasonable degree of medical certainty, that there can be no recovery), I direct that my life not be extended by life-sustaining procedures, including the administration of nutrition and hydration artificially, unless necessary for the relief of my pain or for my comfort.</w:t>
      </w:r>
    </w:p>
    <w:p w14:paraId="29BD2888" w14:textId="77777777" w:rsidR="00E10DEE" w:rsidRPr="00E10DEE" w:rsidRDefault="00E10DEE" w:rsidP="00E10DEE">
      <w:pPr>
        <w:numPr>
          <w:ilvl w:val="0"/>
          <w:numId w:val="18"/>
        </w:numPr>
        <w:suppressAutoHyphens/>
        <w:spacing w:before="120" w:after="120"/>
        <w:jc w:val="both"/>
      </w:pPr>
      <w:r w:rsidRPr="00E10DEE">
        <w:t>If I have an end-stage condition (i.e. an advanced, progressive, irreversible condition caused by injury, disease, or illness (1) that has caused severe and permanent deterioration indicated by my incompetency and complete physical dependency; and (2) for which, to a reasonable degree of medical certainty, treatment of the irreversible condition would be medically ineffective), I direct that my life not be extended by life-sustaining procedures, including the administration of nutrition and hydration artificially, unless necessary for the relief of my pain or for my comfort.</w:t>
      </w:r>
    </w:p>
    <w:p w14:paraId="58C8B6A8" w14:textId="77777777" w:rsidR="00E10DEE" w:rsidRPr="00E10DEE" w:rsidRDefault="00E10DEE" w:rsidP="00E10DEE">
      <w:pPr>
        <w:numPr>
          <w:ilvl w:val="0"/>
          <w:numId w:val="18"/>
        </w:numPr>
        <w:suppressAutoHyphens/>
        <w:spacing w:before="120" w:after="120"/>
        <w:jc w:val="both"/>
      </w:pPr>
      <w:r w:rsidRPr="00E10DEE">
        <w:t>I request effective comfort care and pain relief even though it may hasten my death, including artificially administered hydration and nutrition if necessary or advisable for my pain relief or my comfort care. I wish to reassure my Health Care Agent, my family, and my health care providers that I recognize that death is as much a reality as birth, growth, maturity, and old age. Death is the ultimate certainty. I do not fear death as much as I fear the loss of my independence and dignity, the deterioration of my body and mind, and hopeless pain. It is my desire to limit my health care to that which offers some reasonable prospect of my recovery, or gives me comfort and support, alleviates pain, or which facilitates my interaction with others to the extent that this is possible.</w:t>
      </w:r>
    </w:p>
    <w:p w14:paraId="27142F4A" w14:textId="77777777" w:rsidR="00E10DEE" w:rsidRPr="00E10DEE" w:rsidRDefault="00E10DEE" w:rsidP="00E10DEE">
      <w:pPr>
        <w:suppressAutoHyphens/>
        <w:spacing w:before="120" w:after="120"/>
        <w:jc w:val="both"/>
      </w:pPr>
      <w:r w:rsidRPr="00E10DEE">
        <w:t>In the absence of my ability to give directions regarding the use of such life-prolonging procedures, it is my intention that this Declaration be honored by my family and physician as the final expression of my legal right with regard to medical or surgical treatment and to accept the consequences therefor.</w:t>
      </w:r>
    </w:p>
    <w:p w14:paraId="08A51190" w14:textId="77777777" w:rsidR="00E01FBF" w:rsidRDefault="00E10DEE" w:rsidP="00E01FBF">
      <w:pPr>
        <w:pStyle w:val="TRBody1"/>
        <w:ind w:firstLine="0"/>
        <w:rPr>
          <w:ins w:id="17" w:author="Scott Aubrey " w:date="2026-08-13T13:12:00Z" w16du:dateUtc="2026-08-13T17:12:00Z"/>
        </w:rPr>
      </w:pPr>
      <w:r w:rsidRPr="00E10DEE">
        <w:t xml:space="preserve">These directions are the exercise of my legal right to refuse treatment.  Therefore, I expect my family, physicians, health care facilities and all concerned with my care to regard themselves as legally and morally bound to act in accordance with my wishes, and in so doing to be free from any liability for having followed my directions.   </w:t>
      </w:r>
    </w:p>
    <w:p w14:paraId="4C66DEB5" w14:textId="70EE2D1F" w:rsidR="00E10DEE" w:rsidRPr="00AA0098" w:rsidDel="00E01FBF" w:rsidRDefault="00E01FBF" w:rsidP="00AA0098">
      <w:pPr>
        <w:pStyle w:val="TRBody1"/>
        <w:rPr>
          <w:del w:id="18" w:author="Scott Aubrey " w:date="2026-08-13T13:12:00Z" w16du:dateUtc="2026-08-13T17:12:00Z"/>
        </w:rPr>
        <w:pPrChange w:id="19" w:author="Scott Aubrey " w:date="2026-08-13T13:05:00Z" w16du:dateUtc="2026-08-13T17:05:00Z">
          <w:pPr>
            <w:pStyle w:val="TRBody1"/>
            <w:ind w:firstLine="0"/>
          </w:pPr>
        </w:pPrChange>
      </w:pPr>
      <w:ins w:id="20" w:author="Scott Aubrey " w:date="2026-08-13T13:12:00Z" w16du:dateUtc="2026-08-13T17:12:00Z">
        <w:r>
          <w:t xml:space="preserve">5. </w:t>
        </w:r>
      </w:ins>
      <w:ins w:id="21" w:author="Scott Aubrey " w:date="2026-08-13T13:05:00Z" w16du:dateUtc="2026-08-13T17:05:00Z">
        <w:r w:rsidR="00AA0098" w:rsidRPr="00AA0098">
          <w:rPr>
            <w:b/>
            <w:rPrChange w:id="22" w:author="Scott Aubrey " w:date="2026-08-13T13:05:00Z" w16du:dateUtc="2026-08-13T17:05:00Z">
              <w:rPr/>
            </w:rPrChange>
          </w:rPr>
          <w:t>Anatomical Gifts.</w:t>
        </w:r>
        <w:r w:rsidR="00AA0098" w:rsidRPr="00AA0098">
          <w:t xml:space="preserve">  Pursuant to the Massachusetts Uniform Anatomical Gift Act, M.G.L. c. 113A, I authorize my Health Care Agent to make a gift of all or any part of my body for transplantation, </w:t>
        </w:r>
        <w:r w:rsidR="00AA0098" w:rsidRPr="00AA0098">
          <w:lastRenderedPageBreak/>
          <w:t>therapy, medical or dental research, or education, or to decline to make such a gift, as my Agent determines to be consistent with my wishes.  I [ do  /  do not ] wish to be an organ and tissue donor.</w:t>
        </w:r>
      </w:ins>
    </w:p>
    <w:p w14:paraId="21EB08B8" w14:textId="77777777" w:rsidR="008F67F4" w:rsidRPr="00E10DEE" w:rsidRDefault="008F67F4" w:rsidP="00E10DEE">
      <w:pPr>
        <w:pStyle w:val="TRBody1"/>
        <w:ind w:firstLine="0"/>
      </w:pPr>
    </w:p>
    <w:p w14:paraId="217AA1C5" w14:textId="141C89C9" w:rsidR="00E10DEE" w:rsidRPr="00E10DEE" w:rsidRDefault="00E10DEE" w:rsidP="00E10DEE">
      <w:pPr>
        <w:pStyle w:val="TRBody1"/>
        <w:ind w:firstLine="0"/>
      </w:pPr>
      <w:r w:rsidRPr="00E10DEE">
        <w:t xml:space="preserve">IN WITNESS WHEREOF, I have executed this declaration, as my free and voluntary act and deed, on this </w:t>
      </w:r>
      <w:r w:rsidR="00FE60F4">
        <w:rPr>
          <w:rFonts w:cs="Segoe UI Symbol"/>
        </w:rPr>
        <w:t xml:space="preserve">___ day of </w:t>
      </w:r>
      <w:r w:rsidR="00FE60F4" w:rsidRPr="00FE60F4">
        <w:rPr>
          <w:rFonts w:cs="Segoe UI Symbol"/>
        </w:rPr>
        <w:t>________________</w:t>
      </w:r>
      <w:r w:rsidRPr="00E10DEE">
        <w:rPr>
          <w:rFonts w:cs="Segoe UI Symbol"/>
        </w:rPr>
        <w:t>.</w:t>
      </w:r>
    </w:p>
    <w:p w14:paraId="789CB823" w14:textId="77777777" w:rsidR="00E10DEE" w:rsidRPr="00E10DEE" w:rsidRDefault="00E10DEE" w:rsidP="00E10DEE">
      <w:pPr>
        <w:pStyle w:val="TRSigLine"/>
        <w:spacing w:before="960" w:after="0"/>
      </w:pPr>
      <w:r w:rsidRPr="00E10DEE">
        <w:t xml:space="preserve">___________________________________ </w:t>
      </w:r>
    </w:p>
    <w:p w14:paraId="2F51120C" w14:textId="5CA9B740" w:rsidR="00E10DEE" w:rsidRPr="00E10DEE" w:rsidRDefault="00E10DEE" w:rsidP="00E10DEE">
      <w:pPr>
        <w:ind w:left="4320"/>
        <w:rPr>
          <w:color w:val="000000"/>
        </w:rPr>
      </w:pPr>
      <w:r w:rsidRPr="00E10DEE">
        <w:rPr>
          <w:color w:val="000000"/>
        </w:rPr>
        <w:t>{{ client.full_name | name }}</w:t>
      </w:r>
    </w:p>
    <w:p w14:paraId="542E2F99" w14:textId="77777777" w:rsidR="00E10DEE" w:rsidRPr="00E10DEE" w:rsidRDefault="00E10DEE" w:rsidP="00E10DEE">
      <w:pPr>
        <w:ind w:left="4320"/>
        <w:rPr>
          <w:color w:val="000000"/>
        </w:rPr>
      </w:pPr>
    </w:p>
    <w:p w14:paraId="0AE4E73D" w14:textId="5A55926C" w:rsidR="00E10DEE" w:rsidRDefault="00E10DEE" w:rsidP="00E10DEE">
      <w:pPr>
        <w:spacing w:before="240" w:after="240"/>
        <w:jc w:val="both"/>
      </w:pPr>
      <w:r w:rsidRPr="00E10DEE">
        <w:t>We, __________________________ and __________________________, the witnesses, each declare in the presence of {{ client.full_name | name }}, that {{ client.full_name | name }} signed this Declaration (or directed another to sign the Declaration) in the presence of each of us, that the Principal signed it willingly (or directed another to sign it), that each of us signs this Declaration as witness in the presence of the Principal, and that to the best of our knowledge the Principal is eighteen (18) years of age or over, of sound mind, and under no constraint or undue influence.</w:t>
      </w:r>
    </w:p>
    <w:p w14:paraId="6CBD5669" w14:textId="77777777" w:rsidR="009333D9" w:rsidRPr="00E10DEE" w:rsidRDefault="009333D9" w:rsidP="00E10DEE">
      <w:pPr>
        <w:spacing w:before="240" w:after="240"/>
        <w:jc w:val="both"/>
      </w:pPr>
    </w:p>
    <w:p w14:paraId="1C179004" w14:textId="77777777" w:rsidR="009333D9" w:rsidRDefault="009333D9" w:rsidP="009333D9">
      <w:pPr>
        <w:pStyle w:val="ALSignatureLine"/>
        <w:spacing w:before="240" w:after="240"/>
      </w:pPr>
      <w:r>
        <w:t>Signature: ______________________________  Name: ______________________________</w:t>
      </w:r>
    </w:p>
    <w:p w14:paraId="4EFCA505" w14:textId="77777777" w:rsidR="009333D9" w:rsidRDefault="009333D9" w:rsidP="009333D9">
      <w:pPr>
        <w:pStyle w:val="ALSignatureLine"/>
        <w:spacing w:before="240" w:after="240"/>
      </w:pPr>
      <w:r>
        <w:t xml:space="preserve">Address: </w:t>
      </w:r>
      <w:r w:rsidRPr="00FF5D62">
        <w:t>__________________________</w:t>
      </w:r>
      <w:r>
        <w:t>__________________________________________</w:t>
      </w:r>
    </w:p>
    <w:p w14:paraId="4D539A2A" w14:textId="77777777" w:rsidR="009333D9" w:rsidRDefault="009333D9" w:rsidP="009333D9">
      <w:pPr>
        <w:pStyle w:val="ALSignatureLine"/>
      </w:pPr>
    </w:p>
    <w:p w14:paraId="1B4E25EF" w14:textId="77777777" w:rsidR="009333D9" w:rsidRDefault="009333D9" w:rsidP="009333D9">
      <w:pPr>
        <w:pStyle w:val="ALSignatureLine"/>
        <w:spacing w:before="240" w:after="240"/>
      </w:pPr>
      <w:r>
        <w:t>Signature: ______________________________  Name: ______________________________</w:t>
      </w:r>
    </w:p>
    <w:p w14:paraId="4B6308D7" w14:textId="20121226" w:rsidR="00FE60F4" w:rsidRDefault="009333D9" w:rsidP="009333D9">
      <w:pPr>
        <w:keepNext/>
        <w:keepLines/>
        <w:tabs>
          <w:tab w:val="left" w:pos="5040"/>
        </w:tabs>
        <w:spacing w:before="60"/>
      </w:pPr>
      <w:r>
        <w:t xml:space="preserve">Address: </w:t>
      </w:r>
      <w:r w:rsidRPr="00FF5D62">
        <w:t>__________________________</w:t>
      </w:r>
      <w:r>
        <w:t>__________________________________________</w:t>
      </w:r>
    </w:p>
    <w:p w14:paraId="0A85067F" w14:textId="77777777" w:rsidR="009333D9" w:rsidRDefault="009333D9" w:rsidP="00C13ABE">
      <w:pPr>
        <w:pStyle w:val="TextHeading2"/>
        <w:numPr>
          <w:ilvl w:val="0"/>
          <w:numId w:val="0"/>
        </w:numPr>
        <w:tabs>
          <w:tab w:val="left" w:pos="5040"/>
        </w:tabs>
        <w:spacing w:after="0"/>
        <w:jc w:val="center"/>
        <w:rPr>
          <w:rFonts w:ascii="Garamond" w:hAnsi="Garamond"/>
          <w:szCs w:val="24"/>
        </w:rPr>
      </w:pPr>
    </w:p>
    <w:p w14:paraId="411A6902" w14:textId="36A8F328" w:rsidR="00C13ABE" w:rsidRPr="009E3D9B" w:rsidRDefault="00C13ABE" w:rsidP="00C13ABE">
      <w:pPr>
        <w:pStyle w:val="TextHeading2"/>
        <w:numPr>
          <w:ilvl w:val="0"/>
          <w:numId w:val="0"/>
        </w:numPr>
        <w:tabs>
          <w:tab w:val="left" w:pos="5040"/>
        </w:tabs>
        <w:spacing w:after="0"/>
        <w:jc w:val="center"/>
        <w:rPr>
          <w:rFonts w:ascii="Garamond" w:hAnsi="Garamond"/>
          <w:szCs w:val="24"/>
        </w:rPr>
      </w:pPr>
      <w:r>
        <w:rPr>
          <w:rFonts w:ascii="Garamond" w:hAnsi="Garamond"/>
          <w:szCs w:val="24"/>
        </w:rPr>
        <w:t>COMMONWEALTH OF MASSACHUSETTS</w:t>
      </w:r>
    </w:p>
    <w:p w14:paraId="2D3B4114" w14:textId="77777777" w:rsidR="00C13ABE" w:rsidRPr="009E3D9B" w:rsidRDefault="00C13ABE" w:rsidP="00C13ABE">
      <w:pPr>
        <w:spacing w:after="240"/>
        <w:jc w:val="center"/>
      </w:pPr>
      <w:r>
        <w:t>COUNTY OF {{ execution.display_signing_county | name }}</w:t>
      </w:r>
    </w:p>
    <w:p w14:paraId="553C5D74" w14:textId="77777777" w:rsidR="00C13ABE" w:rsidRPr="009E3D9B" w:rsidRDefault="00C13ABE" w:rsidP="00C13ABE">
      <w:pPr>
        <w:pStyle w:val="TRBody3"/>
        <w:ind w:firstLine="0"/>
      </w:pPr>
      <w:r>
        <w:t xml:space="preserve">On {{ execution.display_doc_date }}, before me, the undersigned notary public, personally appeared {{ client.full_name | name }},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 </w:t>
      </w:r>
    </w:p>
    <w:p w14:paraId="07DA0608" w14:textId="77777777" w:rsidR="00C13ABE" w:rsidRPr="009E3D9B" w:rsidRDefault="00C13ABE" w:rsidP="00C13ABE">
      <w:pPr>
        <w:pStyle w:val="TRBody3"/>
      </w:pPr>
      <w:r>
        <w:t xml:space="preserve">WITNESS my hand and notarial seal. </w:t>
      </w:r>
    </w:p>
    <w:p w14:paraId="5226210B" w14:textId="77777777" w:rsidR="00C13ABE" w:rsidRPr="009E3D9B" w:rsidRDefault="00C13ABE" w:rsidP="00C13ABE">
      <w:pPr>
        <w:pStyle w:val="TRBase"/>
        <w:rPr>
          <w:rFonts w:ascii="Garamond" w:hAnsi="Garamond"/>
        </w:rPr>
      </w:pPr>
      <w:r>
        <w:rPr>
          <w:rFonts w:ascii="Garamond" w:hAnsi="Garamond"/>
        </w:rPr>
        <w:t>(SEAL)</w:t>
      </w:r>
    </w:p>
    <w:p w14:paraId="1BCE8F6B" w14:textId="77777777" w:rsidR="00C13ABE" w:rsidRPr="009E3D9B" w:rsidRDefault="00C13ABE" w:rsidP="00C13ABE">
      <w:pPr>
        <w:pStyle w:val="TRSigLine"/>
        <w:spacing w:after="0"/>
      </w:pPr>
      <w:r>
        <w:t>______________________________________</w:t>
      </w:r>
    </w:p>
    <w:p w14:paraId="5E60CF57" w14:textId="77777777" w:rsidR="00C13ABE" w:rsidRDefault="00C13ABE" w:rsidP="00C13ABE">
      <w:pPr>
        <w:pStyle w:val="TRSigName"/>
      </w:pPr>
      <w:r>
        <w:t>Notary Public</w:t>
      </w:r>
    </w:p>
    <w:p w14:paraId="78BC4D1F" w14:textId="00163E84" w:rsidR="00E10DEE" w:rsidRPr="00E10DEE" w:rsidRDefault="00C13ABE" w:rsidP="00C13ABE">
      <w:pPr>
        <w:ind w:left="4320"/>
        <w:sectPr w:rsidR="00E10DEE" w:rsidRPr="00E10DEE" w:rsidSect="009B789D">
          <w:footerReference w:type="default" r:id="rId13"/>
          <w:pgSz w:w="12240" w:h="15840"/>
          <w:pgMar w:top="1440" w:right="1440" w:bottom="1440" w:left="1440" w:header="432" w:footer="432" w:gutter="0"/>
          <w:pgNumType w:fmt="numberInDash" w:start="1"/>
          <w:cols w:space="720"/>
          <w:docGrid w:linePitch="326"/>
        </w:sectPr>
      </w:pPr>
      <w:r>
        <w:lastRenderedPageBreak/>
        <w:t>My Commission Expires: {{ execution.display_notary_commission }}</w:t>
      </w:r>
      <w:r w:rsidR="00E10DEE" w:rsidRPr="00E10DEE">
        <w:br/>
      </w:r>
    </w:p>
    <w:p w14:paraId="6AE7A55B" w14:textId="052CAC0C" w:rsidR="00E10DEE" w:rsidRPr="00E10DEE" w:rsidRDefault="00E10DEE" w:rsidP="00E10DEE">
      <w:pPr>
        <w:keepNext/>
        <w:keepLines/>
        <w:spacing w:after="240"/>
        <w:jc w:val="center"/>
        <w:outlineLvl w:val="0"/>
        <w:rPr>
          <w:b/>
        </w:rPr>
      </w:pPr>
      <w:bookmarkStart w:id="23" w:name="_Hlk170455699"/>
      <w:r w:rsidRPr="00E10DEE">
        <w:rPr>
          <w:b/>
        </w:rPr>
        <w:lastRenderedPageBreak/>
        <w:t>AUTHORIZATION FOR RELEASE OF</w:t>
      </w:r>
      <w:del w:id="24" w:author="Scott Aubrey " w:date="2026-08-13T13:12:00Z" w16du:dateUtc="2026-08-13T17:12:00Z">
        <w:r w:rsidRPr="00E10DEE" w:rsidDel="00E01FBF">
          <w:rPr>
            <w:b/>
          </w:rPr>
          <w:delText xml:space="preserve"> {{ client.full_name | name }}’S</w:delText>
        </w:r>
      </w:del>
      <w:r w:rsidRPr="00E10DEE">
        <w:rPr>
          <w:b/>
        </w:rPr>
        <w:t xml:space="preserve"> PROTECTED HEALTH INFORMATION</w:t>
      </w:r>
      <w:r w:rsidRPr="00E10DEE">
        <w:rPr>
          <w:b/>
        </w:rPr>
        <w:br/>
      </w:r>
    </w:p>
    <w:p w14:paraId="53BF8114" w14:textId="77777777" w:rsidR="00E10DEE" w:rsidRPr="00E10DEE" w:rsidRDefault="00E10DEE" w:rsidP="00E10DEE">
      <w:pPr>
        <w:spacing w:after="120"/>
        <w:jc w:val="center"/>
        <w:rPr>
          <w:b/>
        </w:rPr>
      </w:pPr>
      <w:r w:rsidRPr="00E10DEE">
        <w:rPr>
          <w:b/>
        </w:rPr>
        <w:t>(Valid Authorization Under 45 CFR Chapter 164 and M.G.L. ch 112, § 12CC)</w:t>
      </w:r>
    </w:p>
    <w:p w14:paraId="74C7C131" w14:textId="77777777" w:rsidR="00E10DEE" w:rsidRPr="00E10DEE" w:rsidRDefault="00E10DEE" w:rsidP="00E10DEE">
      <w:pPr>
        <w:spacing w:before="60" w:after="60"/>
        <w:jc w:val="both"/>
      </w:pPr>
      <w:r w:rsidRPr="00E10DEE">
        <w:rPr>
          <w:b/>
        </w:rPr>
        <w:t>Statement of Intent:</w:t>
      </w:r>
      <w:r w:rsidRPr="00E10DEE">
        <w:t xml:space="preserve">  I understand that Congress passed a law entitled the Health Insurance Portability and Accountability Act (HIPAA) that limits use, disclosure, or release of my </w:t>
      </w:r>
      <w:r w:rsidRPr="00E10DEE">
        <w:rPr>
          <w:i/>
        </w:rPr>
        <w:t>individually identifiable health information</w:t>
      </w:r>
      <w:r w:rsidRPr="00E10DEE">
        <w:t>, as HIPAA and the supporting Regulations define that phrase.  I am signing this authorization because it is crucial that my health care providers readily use, release, or disclose my protected medical information to, or as directed by, that person or those persons designated in this authorization.  This authorization allows the designated persons to discuss with and obtain advice from others or to facilitate decisions regarding my health care when I otherwise may not be able to do so without regard to whether any health care provider has certified in writing that I am incompetent for purposes of HIPAA.</w:t>
      </w:r>
    </w:p>
    <w:p w14:paraId="2E4B6857" w14:textId="77777777" w:rsidR="00E10DEE" w:rsidRPr="00E10DEE" w:rsidRDefault="00E10DEE" w:rsidP="00E10DEE">
      <w:pPr>
        <w:pStyle w:val="ListParagraph"/>
        <w:keepNext/>
        <w:keepLines/>
        <w:numPr>
          <w:ilvl w:val="0"/>
          <w:numId w:val="20"/>
        </w:numPr>
        <w:spacing w:before="120" w:after="60"/>
        <w:outlineLvl w:val="1"/>
        <w:rPr>
          <w:b/>
        </w:rPr>
      </w:pPr>
      <w:r w:rsidRPr="00E10DEE">
        <w:rPr>
          <w:b/>
        </w:rPr>
        <w:t>Appointment of Authorized Recipients</w:t>
      </w:r>
    </w:p>
    <w:p w14:paraId="1DEEAF0B" w14:textId="4DEA9ECB" w:rsidR="00E10DEE" w:rsidRPr="00E10DEE" w:rsidRDefault="00E10DEE" w:rsidP="00E10DEE">
      <w:pPr>
        <w:spacing w:before="60" w:after="60"/>
        <w:jc w:val="both"/>
      </w:pPr>
      <w:r w:rsidRPr="00E10DEE">
        <w:t>Therefore, I, {{ client.full_name | name }}, an individual, appoint the following persons, or either of them, as Authorized Recipients for health care disclosure under the Standards for Privacy of Individually Identifiable Health Information (45 CFR Parts 160 and 164) under the Health Insurance Portability and Accountability Act of 1996 (HIPAA) and M.G.L. ch 112, § 12CC:</w:t>
      </w:r>
    </w:p>
    <w:p w14:paraId="68BDFFE0" w14:textId="6445E373" w:rsidR="00E10DEE" w:rsidRPr="00E10DEE" w:rsidRDefault="00055B81" w:rsidP="00E10DEE">
      <w:pPr>
        <w:spacing w:before="120" w:after="120"/>
        <w:ind w:left="720"/>
        <w:jc w:val="both"/>
        <w:rPr>
          <w:caps/>
        </w:rPr>
      </w:pPr>
      <w:r w:rsidRPr="00E10DEE">
        <w:t>{{ healthcare.agent.primary.full_name | name }}</w:t>
      </w:r>
    </w:p>
    <w:p w14:paraId="5C0E2E22" w14:textId="1FFEF489" w:rsidR="00E10DEE" w:rsidRPr="00E10DEE" w:rsidRDefault="00055B81" w:rsidP="00E10DEE">
      <w:pPr>
        <w:spacing w:before="120" w:after="120"/>
        <w:ind w:left="720"/>
        <w:jc w:val="both"/>
        <w:rPr>
          <w:caps/>
        </w:rPr>
      </w:pPr>
      <w:r w:rsidRPr="00E10DEE">
        <w:t>{{ healthcare.agent.alternate.full_name | name }}</w:t>
      </w:r>
    </w:p>
    <w:p w14:paraId="270CAE90" w14:textId="77777777" w:rsidR="00E10DEE" w:rsidRPr="00E10DEE" w:rsidRDefault="00E10DEE" w:rsidP="00E10DEE">
      <w:pPr>
        <w:pStyle w:val="ListParagraph"/>
        <w:keepNext/>
        <w:keepLines/>
        <w:numPr>
          <w:ilvl w:val="0"/>
          <w:numId w:val="20"/>
        </w:numPr>
        <w:spacing w:before="120" w:after="60"/>
        <w:outlineLvl w:val="1"/>
        <w:rPr>
          <w:b/>
        </w:rPr>
      </w:pPr>
      <w:r w:rsidRPr="00E10DEE">
        <w:rPr>
          <w:b/>
        </w:rPr>
        <w:t>Grant of Authority</w:t>
      </w:r>
    </w:p>
    <w:p w14:paraId="2C91867B" w14:textId="77777777" w:rsidR="00E10DEE" w:rsidRPr="00E10DEE" w:rsidRDefault="00E10DEE" w:rsidP="00E10DEE">
      <w:pPr>
        <w:spacing w:before="60" w:after="60"/>
        <w:jc w:val="both"/>
      </w:pPr>
      <w:r w:rsidRPr="00E10DEE">
        <w:t xml:space="preserve">I authorize all my HIPAA-defined covered entities to use, release, and disclose my individually identifiable health information to my Authorized Recipients under 45 CFR Sec(s). 164.502(a)(1)(i) and (iv), 164.502(a)(2)(i), 164.524 and 164.528, including medical reports and records concerning my medical history, condition, diagnosis, testing, prognosis, treatment, billing information, and identity of health care providers, whether past, present, or future, as well as any other information that is in any way related to my health care except as specifically limited as to any Authorized Recipient named in Paragraph 1 above.  </w:t>
      </w:r>
    </w:p>
    <w:p w14:paraId="65E0F10D" w14:textId="77777777" w:rsidR="00E10DEE" w:rsidRPr="00E10DEE" w:rsidRDefault="00E10DEE" w:rsidP="00E10DEE">
      <w:pPr>
        <w:spacing w:before="60" w:after="60"/>
        <w:jc w:val="both"/>
      </w:pPr>
      <w:r w:rsidRPr="00E10DEE">
        <w:t xml:space="preserve">This disclosure includes the authority to ask questions and discuss my individually identifiable health information with the person or entity that has possession of my individually identifiable health information even if I am fully competent to ask questions and discuss this matter at the time.  </w:t>
      </w:r>
    </w:p>
    <w:p w14:paraId="018C6DCC" w14:textId="77777777" w:rsidR="00E10DEE" w:rsidRPr="00E10DEE" w:rsidRDefault="00E10DEE" w:rsidP="00E10DEE">
      <w:pPr>
        <w:spacing w:before="60" w:after="60"/>
        <w:jc w:val="both"/>
      </w:pPr>
      <w:r w:rsidRPr="00E10DEE">
        <w:t>I intend to give a full authorization for access to, disclosure of, and release of any of my protected medical information that relates directly or indirectly to my capacity to make rational and reasonable decisions regarding my health care by or to the persons named in this authorization as if each person were me.</w:t>
      </w:r>
    </w:p>
    <w:p w14:paraId="035CD812" w14:textId="77777777" w:rsidR="00E10DEE" w:rsidRPr="00E10DEE" w:rsidRDefault="00E10DEE" w:rsidP="00E10DEE">
      <w:pPr>
        <w:pStyle w:val="ListParagraph"/>
        <w:keepNext/>
        <w:keepLines/>
        <w:numPr>
          <w:ilvl w:val="0"/>
          <w:numId w:val="20"/>
        </w:numPr>
        <w:spacing w:before="120" w:after="60"/>
        <w:outlineLvl w:val="1"/>
        <w:rPr>
          <w:b/>
        </w:rPr>
      </w:pPr>
      <w:r w:rsidRPr="00E10DEE">
        <w:rPr>
          <w:b/>
        </w:rPr>
        <w:t>Covered Entity</w:t>
      </w:r>
    </w:p>
    <w:p w14:paraId="1BD9DD6B" w14:textId="77777777" w:rsidR="00E10DEE" w:rsidRPr="00E10DEE" w:rsidRDefault="00E10DEE" w:rsidP="00E10DEE">
      <w:pPr>
        <w:tabs>
          <w:tab w:val="left" w:pos="720"/>
        </w:tabs>
        <w:spacing w:before="60" w:after="60"/>
        <w:jc w:val="both"/>
      </w:pPr>
      <w:r w:rsidRPr="00E10DEE">
        <w:rPr>
          <w:i/>
        </w:rPr>
        <w:t>Covered entity</w:t>
      </w:r>
      <w:r w:rsidRPr="00E10DEE">
        <w:t xml:space="preserve"> means any entity specifically defined by HIPAA or the supporting Regulations including any physician, podiatrist, chiropractor, osteopathic physician, health care professional, dentist, hospital, clinic, laboratory, pharmacy, ambulance service, assisted living facility, nursing home or other covered health care provider, any insurance company, and the Medical Information Bureau Inc. or other health care clearinghouse that has provided treatment or services to me, or that has paid for or is seeking payment from me for such services.</w:t>
      </w:r>
    </w:p>
    <w:p w14:paraId="10101DA9" w14:textId="77777777" w:rsidR="00E10DEE" w:rsidRPr="00E10DEE" w:rsidRDefault="00E10DEE" w:rsidP="00E10DEE">
      <w:pPr>
        <w:pStyle w:val="ListParagraph"/>
        <w:keepNext/>
        <w:keepLines/>
        <w:numPr>
          <w:ilvl w:val="0"/>
          <w:numId w:val="20"/>
        </w:numPr>
        <w:spacing w:before="120" w:after="60"/>
        <w:outlineLvl w:val="1"/>
        <w:rPr>
          <w:b/>
        </w:rPr>
      </w:pPr>
      <w:r w:rsidRPr="00E10DEE">
        <w:rPr>
          <w:b/>
        </w:rPr>
        <w:lastRenderedPageBreak/>
        <w:t>Termination</w:t>
      </w:r>
    </w:p>
    <w:p w14:paraId="554E9108" w14:textId="77777777" w:rsidR="00E10DEE" w:rsidRPr="00E10DEE" w:rsidRDefault="00E10DEE" w:rsidP="00E10DEE">
      <w:pPr>
        <w:spacing w:before="60" w:after="60"/>
        <w:jc w:val="both"/>
      </w:pPr>
      <w:r w:rsidRPr="00E10DEE">
        <w:t>My subsequent disability or incapacity will neither affect nor terminate this authorization.  This authorization will terminate upon my death or my written revocation expressly referring to this authorization and the date it is actually received by the covered entity.  Proof of receipt of my written revocation may be by certified mail, registered mail, facsimile, or any other receipt evidencing actual receipt by the covered entity.  This revocation is effective upon the actual receipt of the notice by the covered entity except to the extent that the covered entity has taken action in reliance on it.</w:t>
      </w:r>
    </w:p>
    <w:p w14:paraId="421EBDAE" w14:textId="77777777" w:rsidR="00E10DEE" w:rsidRPr="00E10DEE" w:rsidRDefault="00E10DEE" w:rsidP="00E10DEE">
      <w:pPr>
        <w:pStyle w:val="ListParagraph"/>
        <w:keepNext/>
        <w:keepLines/>
        <w:numPr>
          <w:ilvl w:val="0"/>
          <w:numId w:val="20"/>
        </w:numPr>
        <w:spacing w:before="120" w:after="60"/>
        <w:outlineLvl w:val="1"/>
        <w:rPr>
          <w:b/>
        </w:rPr>
      </w:pPr>
      <w:r w:rsidRPr="00E10DEE">
        <w:rPr>
          <w:b/>
        </w:rPr>
        <w:t>Redisclosure</w:t>
      </w:r>
    </w:p>
    <w:p w14:paraId="305F8F3C" w14:textId="77777777" w:rsidR="00E10DEE" w:rsidRPr="00E10DEE" w:rsidRDefault="00E10DEE" w:rsidP="00E10DEE">
      <w:pPr>
        <w:spacing w:before="60" w:after="60"/>
        <w:jc w:val="both"/>
      </w:pPr>
      <w:r w:rsidRPr="00E10DEE">
        <w:t>By signing this authorization, I acknowledge that the information used, disclosed, or released under this authorization may be subject to redisclosure by an Authorized Recipient and the information once disclosed will no longer be protected under HIPAA.  No covered entity may require an Authorized Recipient to indemnify the covered entity or agree to perform any act in order for the covered entity to comply with this authorization.</w:t>
      </w:r>
    </w:p>
    <w:p w14:paraId="5D06AE29" w14:textId="77777777" w:rsidR="00E10DEE" w:rsidRPr="00E10DEE" w:rsidRDefault="00E10DEE" w:rsidP="00E10DEE">
      <w:pPr>
        <w:pStyle w:val="ListParagraph"/>
        <w:keepNext/>
        <w:keepLines/>
        <w:numPr>
          <w:ilvl w:val="0"/>
          <w:numId w:val="20"/>
        </w:numPr>
        <w:spacing w:before="120" w:after="60"/>
        <w:outlineLvl w:val="1"/>
        <w:rPr>
          <w:b/>
        </w:rPr>
      </w:pPr>
      <w:r w:rsidRPr="00E10DEE">
        <w:rPr>
          <w:b/>
        </w:rPr>
        <w:t>Instructions to the Authorized Recipients</w:t>
      </w:r>
    </w:p>
    <w:p w14:paraId="64545207" w14:textId="77777777" w:rsidR="00E10DEE" w:rsidRPr="00E10DEE" w:rsidRDefault="00E10DEE" w:rsidP="00E10DEE">
      <w:pPr>
        <w:spacing w:before="60" w:after="60"/>
        <w:jc w:val="both"/>
      </w:pPr>
      <w:r w:rsidRPr="00E10DEE">
        <w:t>An Authorized Recipient may bring a legal action in any applicable forum against any covered entity that refuses to recognize and accept this authorization for the purposes that I have expressed.  Additionally, an Authorized Recipient is authorized to sign any documents that the Authorized Recipient considers appropriate to obtain use, disclosure, or release of my individually identifiable health information.</w:t>
      </w:r>
    </w:p>
    <w:p w14:paraId="11DBCF68" w14:textId="77777777" w:rsidR="00E10DEE" w:rsidRPr="00E10DEE" w:rsidRDefault="00E10DEE" w:rsidP="00E10DEE">
      <w:pPr>
        <w:pStyle w:val="ListParagraph"/>
        <w:keepNext/>
        <w:keepLines/>
        <w:numPr>
          <w:ilvl w:val="0"/>
          <w:numId w:val="20"/>
        </w:numPr>
        <w:spacing w:before="120" w:after="60"/>
        <w:outlineLvl w:val="1"/>
        <w:rPr>
          <w:b/>
        </w:rPr>
      </w:pPr>
      <w:r w:rsidRPr="00E10DEE">
        <w:rPr>
          <w:b/>
        </w:rPr>
        <w:t>Effect of Duplicate Originals or Copies</w:t>
      </w:r>
    </w:p>
    <w:p w14:paraId="38B07BBC" w14:textId="77777777" w:rsidR="00E10DEE" w:rsidRPr="00E10DEE" w:rsidRDefault="00E10DEE" w:rsidP="00E10DEE">
      <w:pPr>
        <w:spacing w:before="60" w:after="60"/>
        <w:jc w:val="both"/>
      </w:pPr>
      <w:r w:rsidRPr="00E10DEE">
        <w:t xml:space="preserve">If I have executed this authorization in multiple counterparts, each counterpart original will have equal force and effect.  An Authorized Recipient may make photocopies (photocopies include facsimiles and digital or other reproductions referred to collectively as </w:t>
      </w:r>
      <w:r w:rsidRPr="00E10DEE">
        <w:rPr>
          <w:i/>
        </w:rPr>
        <w:t>photocopy</w:t>
      </w:r>
      <w:r w:rsidRPr="00E10DEE">
        <w:t>) of this authorization and each photocopy will have the same force and effect as the original.</w:t>
      </w:r>
    </w:p>
    <w:p w14:paraId="6587A28D" w14:textId="77777777" w:rsidR="00E10DEE" w:rsidRPr="00E10DEE" w:rsidRDefault="00E10DEE" w:rsidP="00E10DEE">
      <w:pPr>
        <w:pStyle w:val="ListParagraph"/>
        <w:keepNext/>
        <w:keepLines/>
        <w:numPr>
          <w:ilvl w:val="0"/>
          <w:numId w:val="20"/>
        </w:numPr>
        <w:spacing w:before="120" w:after="60"/>
        <w:outlineLvl w:val="1"/>
        <w:rPr>
          <w:b/>
        </w:rPr>
      </w:pPr>
      <w:r w:rsidRPr="00E10DEE">
        <w:rPr>
          <w:b/>
        </w:rPr>
        <w:t>My Waiver and Release</w:t>
      </w:r>
    </w:p>
    <w:p w14:paraId="1F73F176" w14:textId="77777777" w:rsidR="00E10DEE" w:rsidRPr="00E10DEE" w:rsidRDefault="00E10DEE" w:rsidP="00E10DEE">
      <w:pPr>
        <w:spacing w:before="60" w:after="60"/>
        <w:jc w:val="both"/>
      </w:pPr>
      <w:r w:rsidRPr="00E10DEE">
        <w:t>With regard to information disclosed under this authorization, I waive any right of privacy that I may have under the authority of the Health Insurance Portability and Accountability Act of 1996, Public Law 104-191 (HIPAA), any amendment or successor to that Act, or any similar state or federal act, rule, or regulation.  In addition, I release any covered entity that acts in reliance on this authorization from any liability that may accrue from the use or disclosure of my individually identifiable health information in reliance upon this authorization and for any actions taken by an Authorized Recipient.</w:t>
      </w:r>
    </w:p>
    <w:p w14:paraId="3E030778" w14:textId="77777777" w:rsidR="00E10DEE" w:rsidRPr="00E10DEE" w:rsidRDefault="00E10DEE" w:rsidP="00E10DEE">
      <w:pPr>
        <w:pStyle w:val="ListParagraph"/>
        <w:keepNext/>
        <w:keepLines/>
        <w:numPr>
          <w:ilvl w:val="0"/>
          <w:numId w:val="20"/>
        </w:numPr>
        <w:spacing w:before="120" w:after="60"/>
        <w:outlineLvl w:val="1"/>
        <w:rPr>
          <w:b/>
        </w:rPr>
      </w:pPr>
      <w:r w:rsidRPr="00E10DEE">
        <w:rPr>
          <w:b/>
        </w:rPr>
        <w:t>Severability</w:t>
      </w:r>
    </w:p>
    <w:p w14:paraId="15426B00" w14:textId="77777777" w:rsidR="00E10DEE" w:rsidRPr="00E10DEE" w:rsidRDefault="00E10DEE" w:rsidP="00E10DEE">
      <w:pPr>
        <w:spacing w:before="60" w:after="60"/>
        <w:jc w:val="both"/>
      </w:pPr>
      <w:r w:rsidRPr="00E10DEE">
        <w:t>I intend to create an authorization that conforms to United States and Massachusetts law.  In the event that any provision of this document is invalid, the remaining provisions remain in full force.</w:t>
      </w:r>
    </w:p>
    <w:p w14:paraId="300FA1C3" w14:textId="77777777" w:rsidR="00E10DEE" w:rsidRPr="00E10DEE" w:rsidRDefault="00E10DEE" w:rsidP="00E10DEE">
      <w:pPr>
        <w:spacing w:before="60" w:after="60"/>
        <w:jc w:val="both"/>
      </w:pPr>
      <w:r w:rsidRPr="00E10DEE">
        <w:t>I understand that signing this authorization for disclosure is voluntary. A covered entity may not condition my treatment, payment, enrollment in a health plan, or eligibility for benefits upon my signing of this authorization.</w:t>
      </w:r>
    </w:p>
    <w:p w14:paraId="62BD899C" w14:textId="77777777" w:rsidR="00E10DEE" w:rsidRPr="00E10DEE" w:rsidRDefault="00E10DEE" w:rsidP="00FE60F4">
      <w:pPr>
        <w:keepNext/>
        <w:keepLines/>
        <w:spacing w:before="60" w:after="60"/>
        <w:jc w:val="both"/>
      </w:pPr>
      <w:r w:rsidRPr="00E10DEE">
        <w:lastRenderedPageBreak/>
        <w:t>I understand that I have the right to receive a copy of this authorization.  I also understand that I have the right to revoke this authorization and that any revocation of this authorization must be in writing.</w:t>
      </w:r>
    </w:p>
    <w:p w14:paraId="1C55025C" w14:textId="1C2C8072" w:rsidR="00E10DEE" w:rsidRPr="00E10DEE" w:rsidRDefault="00E10DEE" w:rsidP="00FE60F4">
      <w:pPr>
        <w:keepNext/>
        <w:keepLines/>
        <w:tabs>
          <w:tab w:val="left" w:pos="2880"/>
          <w:tab w:val="left" w:pos="3600"/>
          <w:tab w:val="left" w:pos="8640"/>
        </w:tabs>
        <w:spacing w:before="360"/>
        <w:jc w:val="both"/>
      </w:pPr>
      <w:r w:rsidRPr="00E10DEE">
        <w:t>Dated: {{ execution.display_ordinal_doc_date }}</w:t>
      </w:r>
    </w:p>
    <w:p w14:paraId="0448515A" w14:textId="77777777" w:rsidR="00E10DEE" w:rsidRPr="00E10DEE" w:rsidRDefault="00E10DEE" w:rsidP="00FE60F4">
      <w:pPr>
        <w:keepNext/>
        <w:keepLines/>
        <w:tabs>
          <w:tab w:val="left" w:pos="2880"/>
          <w:tab w:val="left" w:pos="3600"/>
          <w:tab w:val="left" w:pos="8640"/>
        </w:tabs>
        <w:spacing w:before="360"/>
        <w:jc w:val="both"/>
      </w:pPr>
      <w:r w:rsidRPr="00E10DEE">
        <w:rPr>
          <w:rFonts w:eastAsiaTheme="minorHAnsi" w:cs="Times-Roman"/>
          <w14:ligatures w14:val="standardContextual"/>
        </w:rPr>
        <w:t xml:space="preserve"> </w:t>
      </w:r>
    </w:p>
    <w:p w14:paraId="65659993" w14:textId="77777777" w:rsidR="00E10DEE" w:rsidRPr="00E10DEE" w:rsidRDefault="00E10DEE" w:rsidP="00FE60F4">
      <w:pPr>
        <w:keepNext/>
        <w:keepLines/>
        <w:tabs>
          <w:tab w:val="left" w:pos="8640"/>
        </w:tabs>
        <w:spacing w:before="960"/>
        <w:ind w:left="3600"/>
        <w:rPr>
          <w:u w:val="single"/>
        </w:rPr>
      </w:pPr>
      <w:r w:rsidRPr="00E10DEE">
        <w:rPr>
          <w:u w:val="single"/>
        </w:rPr>
        <w:tab/>
      </w:r>
    </w:p>
    <w:p w14:paraId="05C178DE" w14:textId="6AD9F0EE" w:rsidR="00E10DEE" w:rsidRPr="00E10DEE" w:rsidRDefault="00E10DEE" w:rsidP="00FE60F4">
      <w:pPr>
        <w:keepNext/>
        <w:keepLines/>
        <w:ind w:left="3600"/>
        <w:jc w:val="both"/>
      </w:pPr>
      <w:r w:rsidRPr="00E10DEE">
        <w:rPr>
          <w:color w:val="000000"/>
        </w:rPr>
        <w:t>{{ client.full_name | name }}, Principal</w:t>
      </w:r>
    </w:p>
    <w:p w14:paraId="6A4695AB" w14:textId="7273BC65" w:rsidR="00E10DEE" w:rsidRPr="00E10DEE" w:rsidRDefault="00E10DEE" w:rsidP="00FE60F4">
      <w:pPr>
        <w:keepNext/>
        <w:keepLines/>
        <w:tabs>
          <w:tab w:val="left" w:pos="8640"/>
        </w:tabs>
        <w:spacing w:before="60" w:after="240"/>
        <w:ind w:left="3600"/>
        <w:rPr>
          <w:color w:val="000000"/>
        </w:rPr>
      </w:pPr>
      <w:r w:rsidRPr="00E10DEE">
        <w:t>DOB: {{ client.date_of_birth }}</w:t>
      </w:r>
    </w:p>
    <w:p w14:paraId="1E0FAD7C" w14:textId="77777777" w:rsidR="00055B81" w:rsidRDefault="00055B81" w:rsidP="00055B81">
      <w:pPr>
        <w:pStyle w:val="TextHeading2"/>
        <w:numPr>
          <w:ilvl w:val="0"/>
          <w:numId w:val="0"/>
        </w:numPr>
        <w:tabs>
          <w:tab w:val="left" w:pos="5040"/>
        </w:tabs>
        <w:spacing w:after="0"/>
        <w:jc w:val="center"/>
        <w:rPr>
          <w:rFonts w:ascii="Garamond" w:hAnsi="Garamond"/>
          <w:szCs w:val="24"/>
        </w:rPr>
      </w:pPr>
    </w:p>
    <w:p w14:paraId="5AF67AAF" w14:textId="77777777" w:rsidR="00055B81" w:rsidRDefault="00055B81" w:rsidP="00055B81">
      <w:pPr>
        <w:pStyle w:val="TextHeading2"/>
        <w:numPr>
          <w:ilvl w:val="0"/>
          <w:numId w:val="0"/>
        </w:numPr>
        <w:tabs>
          <w:tab w:val="left" w:pos="5040"/>
        </w:tabs>
        <w:spacing w:after="0"/>
        <w:jc w:val="center"/>
        <w:rPr>
          <w:rFonts w:ascii="Garamond" w:hAnsi="Garamond"/>
          <w:szCs w:val="24"/>
        </w:rPr>
      </w:pPr>
    </w:p>
    <w:p w14:paraId="52A5A7AC" w14:textId="5A7F268B" w:rsidR="00055B81" w:rsidRPr="009E3D9B" w:rsidRDefault="00055B81" w:rsidP="00055B81">
      <w:pPr>
        <w:pStyle w:val="TextHeading2"/>
        <w:numPr>
          <w:ilvl w:val="0"/>
          <w:numId w:val="0"/>
        </w:numPr>
        <w:tabs>
          <w:tab w:val="left" w:pos="5040"/>
        </w:tabs>
        <w:spacing w:after="0"/>
        <w:jc w:val="center"/>
        <w:rPr>
          <w:rFonts w:ascii="Garamond" w:hAnsi="Garamond"/>
          <w:szCs w:val="24"/>
        </w:rPr>
      </w:pPr>
      <w:r>
        <w:rPr>
          <w:rFonts w:ascii="Garamond" w:hAnsi="Garamond"/>
          <w:szCs w:val="24"/>
        </w:rPr>
        <w:t>COMMONWEALTH OF MASSACHUSETTS</w:t>
      </w:r>
    </w:p>
    <w:p w14:paraId="381E50A5" w14:textId="77777777" w:rsidR="00055B81" w:rsidRPr="009E3D9B" w:rsidRDefault="00055B81" w:rsidP="00055B81">
      <w:pPr>
        <w:spacing w:after="240"/>
        <w:jc w:val="center"/>
      </w:pPr>
      <w:r>
        <w:t>COUNTY OF {{ execution.display_signing_county | name }}</w:t>
      </w:r>
    </w:p>
    <w:p w14:paraId="7E0897A3" w14:textId="77777777" w:rsidR="00055B81" w:rsidRPr="009E3D9B" w:rsidRDefault="00055B81" w:rsidP="00055B81">
      <w:pPr>
        <w:pStyle w:val="TRBody3"/>
        <w:ind w:firstLine="0"/>
      </w:pPr>
      <w:r>
        <w:t xml:space="preserve">On {{ execution.display_doc_date }}, before me, the undersigned notary public, personally appeared {{ client.full_name | name }},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 </w:t>
      </w:r>
    </w:p>
    <w:p w14:paraId="2AAE5648" w14:textId="77777777" w:rsidR="00055B81" w:rsidRPr="009E3D9B" w:rsidRDefault="00055B81" w:rsidP="00055B81">
      <w:pPr>
        <w:pStyle w:val="TRBody3"/>
      </w:pPr>
      <w:r>
        <w:t xml:space="preserve">WITNESS my hand and notarial seal. </w:t>
      </w:r>
    </w:p>
    <w:p w14:paraId="7D30CA9D" w14:textId="77777777" w:rsidR="00055B81" w:rsidRPr="009E3D9B" w:rsidRDefault="00055B81" w:rsidP="00055B81">
      <w:pPr>
        <w:pStyle w:val="TRBase"/>
        <w:rPr>
          <w:rFonts w:ascii="Garamond" w:hAnsi="Garamond"/>
        </w:rPr>
      </w:pPr>
      <w:r>
        <w:rPr>
          <w:rFonts w:ascii="Garamond" w:hAnsi="Garamond"/>
        </w:rPr>
        <w:t>(SEAL)</w:t>
      </w:r>
    </w:p>
    <w:p w14:paraId="53D9EDA8" w14:textId="77777777" w:rsidR="00055B81" w:rsidRPr="009E3D9B" w:rsidRDefault="00055B81" w:rsidP="00055B81">
      <w:pPr>
        <w:pStyle w:val="TRSigLine"/>
        <w:spacing w:after="0"/>
      </w:pPr>
      <w:r>
        <w:t>______________________________________</w:t>
      </w:r>
    </w:p>
    <w:p w14:paraId="6A7F3333" w14:textId="77777777" w:rsidR="00055B81" w:rsidRDefault="00055B81" w:rsidP="00055B81">
      <w:pPr>
        <w:pStyle w:val="TRSigName"/>
      </w:pPr>
      <w:r>
        <w:t>Notary Public</w:t>
      </w:r>
    </w:p>
    <w:p w14:paraId="11CFAE23" w14:textId="77777777" w:rsidR="00AA0098" w:rsidRDefault="00055B81" w:rsidP="00055B81">
      <w:pPr>
        <w:ind w:left="4320"/>
        <w:rPr>
          <w:ins w:id="25" w:author="Scott Aubrey " w:date="2026-08-13T13:06:00Z" w16du:dateUtc="2026-08-13T17:06:00Z"/>
          <w:kern w:val="2"/>
          <w14:ligatures w14:val="standardContextual"/>
        </w:rPr>
      </w:pPr>
      <w:r>
        <w:t>My Commission Expires: {{ execution.display_notary_commission }}</w:t>
      </w:r>
      <w:r w:rsidR="00E10DEE" w:rsidRPr="00E10DEE">
        <w:br/>
      </w:r>
      <w:r w:rsidR="00E10DEE" w:rsidRPr="00E10DEE">
        <w:br/>
      </w:r>
      <w:bookmarkEnd w:id="23"/>
    </w:p>
    <w:p w14:paraId="24BA7491" w14:textId="77777777" w:rsidR="00AA0098" w:rsidRDefault="00AA0098" w:rsidP="00AA0098">
      <w:pPr>
        <w:jc w:val="center"/>
        <w:rPr>
          <w:ins w:id="26" w:author="Scott Aubrey " w:date="2026-08-13T13:06:00Z" w16du:dateUtc="2026-08-13T17:06:00Z"/>
          <w:b/>
        </w:rPr>
      </w:pPr>
      <w:ins w:id="27" w:author="Scott Aubrey " w:date="2026-08-13T13:06:00Z" w16du:dateUtc="2026-08-13T17:06:00Z">
        <w:r>
          <w:rPr>
            <w:b/>
          </w:rPr>
          <w:br w:type="page"/>
        </w:r>
      </w:ins>
    </w:p>
    <w:p w14:paraId="78FEA08D" w14:textId="1C5A244F" w:rsidR="00AA0098" w:rsidRDefault="00AA0098" w:rsidP="00AA0098">
      <w:pPr>
        <w:jc w:val="center"/>
        <w:rPr>
          <w:ins w:id="28" w:author="Scott Aubrey " w:date="2026-08-13T13:06:00Z" w16du:dateUtc="2026-08-13T17:06:00Z"/>
          <w:b/>
        </w:rPr>
      </w:pPr>
      <w:ins w:id="29" w:author="Scott Aubrey " w:date="2026-08-13T13:06:00Z" w16du:dateUtc="2026-08-13T17:06:00Z">
        <w:r w:rsidRPr="00AA0098">
          <w:rPr>
            <w:b/>
            <w:rPrChange w:id="30" w:author="Scott Aubrey " w:date="2026-08-13T13:06:00Z" w16du:dateUtc="2026-08-13T17:06:00Z">
              <w:rPr/>
            </w:rPrChange>
          </w:rPr>
          <w:lastRenderedPageBreak/>
          <w:t>AUTHORIZATION FOR RELEASE OF EDUCATIONAL RECORDS</w:t>
        </w:r>
      </w:ins>
    </w:p>
    <w:p w14:paraId="06EFE821" w14:textId="77777777" w:rsidR="00AA0098" w:rsidRDefault="00AA0098" w:rsidP="00AA0098">
      <w:pPr>
        <w:rPr>
          <w:ins w:id="31" w:author="Scott Aubrey " w:date="2026-08-13T13:06:00Z" w16du:dateUtc="2026-08-13T17:06:00Z"/>
          <w:i/>
        </w:rPr>
      </w:pPr>
      <w:ins w:id="32" w:author="Scott Aubrey " w:date="2026-08-13T13:06:00Z" w16du:dateUtc="2026-08-13T17:06:00Z">
        <w:r w:rsidRPr="00AA0098">
          <w:rPr>
            <w:i/>
            <w:rPrChange w:id="33" w:author="Scott Aubrey " w:date="2026-08-13T13:06:00Z" w16du:dateUtc="2026-08-13T17:06:00Z">
              <w:rPr/>
            </w:rPrChange>
          </w:rPr>
          <w:t>(Authorization Under the Family Educational Rights and Privacy Act, 20 U.S.C. § 1232g)</w:t>
        </w:r>
      </w:ins>
    </w:p>
    <w:p w14:paraId="3876A71E" w14:textId="77777777" w:rsidR="00AA0098" w:rsidRDefault="00AA0098" w:rsidP="00AA0098">
      <w:pPr>
        <w:rPr>
          <w:ins w:id="34" w:author="Scott Aubrey " w:date="2026-08-13T13:06:00Z" w16du:dateUtc="2026-08-13T17:06:00Z"/>
        </w:rPr>
      </w:pPr>
      <w:ins w:id="35" w:author="Scott Aubrey " w:date="2026-08-13T13:06:00Z" w16du:dateUtc="2026-08-13T17:06:00Z">
        <w:r w:rsidRPr="00AA0098">
          <w:t>I, {{ client.full_name | name }}, am or may be a student enrolled at a postsecondary educational institution. Pursuant to the Family Educational Rights and Privacy Act, 20 U.S.C. § 1232g, and its implementing regulations at 34 C.F.R. Part 99, I authorize any educational institution in which I am or may be enrolled to disclose my education records to the person(s) named below. This authorization includes academic, enrollment, financial, and disciplinary records, and any records maintained by a student health, counseling, or wellness center that are treated as education records under FERPA.</w:t>
        </w:r>
      </w:ins>
    </w:p>
    <w:p w14:paraId="4071B04A" w14:textId="77777777" w:rsidR="00AA0098" w:rsidRDefault="00AA0098" w:rsidP="00AA0098">
      <w:pPr>
        <w:rPr>
          <w:ins w:id="36" w:author="Scott Aubrey " w:date="2026-08-13T13:06:00Z" w16du:dateUtc="2026-08-13T17:06:00Z"/>
        </w:rPr>
      </w:pPr>
      <w:ins w:id="37" w:author="Scott Aubrey " w:date="2026-08-13T13:06:00Z" w16du:dateUtc="2026-08-13T17:06:00Z">
        <w:r w:rsidRPr="00AA0098">
          <w:t>{{ healthcare.agent.primary.full_name | name }}</w:t>
        </w:r>
      </w:ins>
    </w:p>
    <w:p w14:paraId="3C2ECADD" w14:textId="77777777" w:rsidR="00AA0098" w:rsidRDefault="00AA0098" w:rsidP="00AA0098">
      <w:pPr>
        <w:rPr>
          <w:ins w:id="38" w:author="Scott Aubrey " w:date="2026-08-13T13:06:00Z" w16du:dateUtc="2026-08-13T17:06:00Z"/>
        </w:rPr>
      </w:pPr>
      <w:ins w:id="39" w:author="Scott Aubrey " w:date="2026-08-13T13:06:00Z" w16du:dateUtc="2026-08-13T17:06:00Z">
        <w:r w:rsidRPr="00AA0098">
          <w:t>{{ healthcare.agent.alternate.full_name | name }}</w:t>
        </w:r>
      </w:ins>
    </w:p>
    <w:p w14:paraId="46F5CD18" w14:textId="77777777" w:rsidR="00AA0098" w:rsidRDefault="00AA0098" w:rsidP="00AA0098">
      <w:pPr>
        <w:rPr>
          <w:ins w:id="40" w:author="Scott Aubrey " w:date="2026-08-13T13:06:00Z" w16du:dateUtc="2026-08-13T17:06:00Z"/>
        </w:rPr>
      </w:pPr>
      <w:ins w:id="41" w:author="Scott Aubrey " w:date="2026-08-13T13:06:00Z" w16du:dateUtc="2026-08-13T17:06:00Z">
        <w:r w:rsidRPr="00AA0098">
          <w:t>This authorization remains in effect until I revoke it by a writing delivered to the institution’s registrar or FERPA compliance officer. I understand that signing this authorization is voluntary, that my education records are otherwise protected from disclosure without my consent once I have reached eighteen (18) years of age or attend a postsecondary institution, and that I am entitled to receive a copy of this authorization.</w:t>
        </w:r>
      </w:ins>
    </w:p>
    <w:p w14:paraId="11954792" w14:textId="77777777" w:rsidR="00AA0098" w:rsidRDefault="00AA0098" w:rsidP="00AA0098">
      <w:pPr>
        <w:rPr>
          <w:ins w:id="42" w:author="Scott Aubrey " w:date="2026-08-13T13:06:00Z" w16du:dateUtc="2026-08-13T17:06:00Z"/>
        </w:rPr>
      </w:pPr>
      <w:ins w:id="43" w:author="Scott Aubrey " w:date="2026-08-13T13:06:00Z" w16du:dateUtc="2026-08-13T17:06:00Z">
        <w:r w:rsidRPr="00AA0098">
          <w:t>Dated: {{ execution.display_ordinal_doc_date }}</w:t>
        </w:r>
      </w:ins>
    </w:p>
    <w:p w14:paraId="594FB4B8" w14:textId="77777777" w:rsidR="00AA0098" w:rsidRDefault="00AA0098" w:rsidP="00AA0098">
      <w:pPr>
        <w:rPr>
          <w:ins w:id="44" w:author="Scott Aubrey " w:date="2026-08-13T13:06:00Z" w16du:dateUtc="2026-08-13T17:06:00Z"/>
        </w:rPr>
      </w:pPr>
      <w:ins w:id="45" w:author="Scott Aubrey " w:date="2026-08-13T13:06:00Z" w16du:dateUtc="2026-08-13T17:06:00Z">
        <w:r w:rsidRPr="00AA0098">
          <w:t>______________________________________</w:t>
        </w:r>
      </w:ins>
    </w:p>
    <w:p w14:paraId="15D639B6" w14:textId="1387BC4E" w:rsidR="00E10DEE" w:rsidRPr="00AA0098" w:rsidRDefault="00AA0098" w:rsidP="00AA0098">
      <w:pPr>
        <w:pPrChange w:id="46" w:author="Scott Aubrey " w:date="2026-08-13T13:06:00Z" w16du:dateUtc="2026-08-13T17:06:00Z">
          <w:pPr>
            <w:ind w:left="4320"/>
          </w:pPr>
        </w:pPrChange>
      </w:pPr>
      <w:ins w:id="47" w:author="Scott Aubrey " w:date="2026-08-13T13:06:00Z" w16du:dateUtc="2026-08-13T17:06:00Z">
        <w:r w:rsidRPr="00AA0098">
          <w:t>{{ client.full_name | name }}, Student</w:t>
        </w:r>
      </w:ins>
    </w:p>
    <w:sectPr w:rsidR="00E10DEE" w:rsidRPr="00AA0098" w:rsidSect="00055B81">
      <w:headerReference w:type="default" r:id="rId14"/>
      <w:footerReference w:type="default" r:id="rId15"/>
      <w:pgSz w:w="12240" w:h="15840"/>
      <w:pgMar w:top="1440" w:right="1440" w:bottom="1440" w:left="1440" w:header="720" w:footer="432" w:gutter="0"/>
      <w:pgNumType w:fmt="numberInDash"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Scott Aubrey " w:date="2026-08-13T13:05:00Z" w:initials="SA">
    <w:p w14:paraId="3B3204C2" w14:textId="2002065A" w:rsidR="00AA0098" w:rsidRDefault="00AA0098">
      <w:pPr>
        <w:pStyle w:val="CommentText"/>
      </w:pPr>
      <w:r>
        <w:rPr>
          <w:rStyle w:val="CommentReference"/>
        </w:rPr>
        <w:annotationRef/>
      </w:r>
      <w:r>
        <w:t>Under Massachusetts law (Rogers v. Commissioner, 390 Mass. 489), administration of antipsychotic medication generally requires a court substituted-judgment determination, and a health care agent's authority to consent to it under c. 201D may be limited. Confirm you want this power to remain as drafted, or add language acknowledging the Rogers limitation.</w:t>
      </w:r>
    </w:p>
  </w:comment>
  <w:comment w:id="9" w:author="Scott Aubrey " w:date="2026-08-13T13:10:00Z" w:initials="SA">
    <w:p w14:paraId="548AA300" w14:textId="3263B591" w:rsidR="00C323BF" w:rsidRDefault="00C323BF">
      <w:pPr>
        <w:pStyle w:val="CommentText"/>
      </w:pPr>
      <w:r>
        <w:rPr>
          <w:rStyle w:val="CommentReference"/>
        </w:rPr>
        <w:annotationRef/>
      </w:r>
      <w:r>
        <w:t>Added language: power (5) now consents to antipsychotic medication only to the extent permitted by law, and authorizes the Agent to petition for and represent your wishes in a Rogers proceeding where court authorization is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B3204C2" w15:done="0"/>
  <w15:commentEx w15:paraId="548AA300" w15:paraIdParent="3B3204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643D316" w16cex:dateUtc="2026-08-13T17:05:00Z"/>
  <w16cex:commentExtensible w16cex:durableId="43DC18D1" w16cex:dateUtc="2026-08-13T1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B3204C2" w16cid:durableId="6643D316"/>
  <w16cid:commentId w16cid:paraId="548AA300" w16cid:durableId="43DC18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45D13A" w14:textId="77777777" w:rsidR="00246AE3" w:rsidRDefault="00246AE3" w:rsidP="0028741B">
      <w:r>
        <w:separator/>
      </w:r>
    </w:p>
  </w:endnote>
  <w:endnote w:type="continuationSeparator" w:id="0">
    <w:p w14:paraId="5ED87B0D" w14:textId="77777777" w:rsidR="00246AE3" w:rsidRDefault="00246AE3" w:rsidP="00287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75551723"/>
      <w:docPartObj>
        <w:docPartGallery w:val="Page Numbers (Bottom of Page)"/>
        <w:docPartUnique/>
      </w:docPartObj>
    </w:sdtPr>
    <w:sdtContent>
      <w:p w14:paraId="489E246C" w14:textId="32AA7744" w:rsidR="00E10DEE" w:rsidRDefault="00E10DEE" w:rsidP="005568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937F6">
          <w:rPr>
            <w:rStyle w:val="PageNumber"/>
            <w:noProof/>
          </w:rPr>
          <w:t>- 1 -</w:t>
        </w:r>
        <w:r>
          <w:rPr>
            <w:rStyle w:val="PageNumber"/>
          </w:rPr>
          <w:fldChar w:fldCharType="end"/>
        </w:r>
      </w:p>
    </w:sdtContent>
  </w:sdt>
  <w:sdt>
    <w:sdtPr>
      <w:rPr>
        <w:rStyle w:val="PageNumber"/>
      </w:rPr>
      <w:id w:val="2109922418"/>
      <w:docPartObj>
        <w:docPartGallery w:val="Page Numbers (Bottom of Page)"/>
        <w:docPartUnique/>
      </w:docPartObj>
    </w:sdtPr>
    <w:sdtContent>
      <w:p w14:paraId="75E830B4" w14:textId="50AE36EE" w:rsidR="00E10DEE" w:rsidRDefault="00E10DEE" w:rsidP="00556804">
        <w:pPr>
          <w:pStyle w:val="Footer"/>
          <w:framePr w:wrap="none" w:vAnchor="text" w:hAnchor="margin" w:xAlign="right"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8937F6">
          <w:rPr>
            <w:rStyle w:val="PageNumber"/>
            <w:noProof/>
          </w:rPr>
          <w:t>- 1 -</w:t>
        </w:r>
        <w:r>
          <w:rPr>
            <w:rStyle w:val="PageNumber"/>
          </w:rPr>
          <w:fldChar w:fldCharType="end"/>
        </w:r>
      </w:p>
    </w:sdtContent>
  </w:sdt>
  <w:p w14:paraId="67A151B0" w14:textId="77777777" w:rsidR="00E10DEE" w:rsidRDefault="00E10DEE" w:rsidP="00A966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2FBA19" w14:textId="77777777" w:rsidR="00E10DEE" w:rsidRPr="00A966FC" w:rsidRDefault="00E10DEE" w:rsidP="003A0D69">
    <w:pPr>
      <w:pStyle w:val="Footer"/>
      <w:ind w:right="360" w:firstLine="360"/>
      <w:rPr>
        <w:rStyle w:val="PageNumber"/>
        <w:sz w:val="20"/>
        <w:szCs w:val="20"/>
      </w:rPr>
    </w:pPr>
  </w:p>
  <w:tbl>
    <w:tblPr>
      <w:tblStyle w:val="TableGrid"/>
      <w:tblW w:w="9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2116"/>
    </w:tblGrid>
    <w:tr w:rsidR="00E10DEE" w:rsidRPr="003A0D69" w14:paraId="7D38F791" w14:textId="77777777" w:rsidTr="008937F6">
      <w:tc>
        <w:tcPr>
          <w:tcW w:w="7470" w:type="dxa"/>
        </w:tcPr>
        <w:p w14:paraId="03031AE4" w14:textId="4C5CDA6D" w:rsidR="00E10DEE" w:rsidRPr="003A0D69" w:rsidRDefault="00E10DEE" w:rsidP="0052257C">
          <w:pPr>
            <w:pStyle w:val="Footer"/>
            <w:rPr>
              <w:sz w:val="20"/>
              <w:szCs w:val="20"/>
            </w:rPr>
          </w:pPr>
          <w:r w:rsidRPr="003A0D69">
            <w:rPr>
              <w:sz w:val="20"/>
              <w:szCs w:val="20"/>
            </w:rPr>
            <w:t>HEALTH CARE PROXY FOR {{ client.full_name | name }}</w:t>
          </w:r>
        </w:p>
      </w:tc>
      <w:tc>
        <w:tcPr>
          <w:tcW w:w="2116" w:type="dxa"/>
        </w:tcPr>
        <w:sdt>
          <w:sdtPr>
            <w:rPr>
              <w:rStyle w:val="PageNumber"/>
            </w:rPr>
            <w:id w:val="627523287"/>
            <w:docPartObj>
              <w:docPartGallery w:val="Page Numbers (Bottom of Page)"/>
              <w:docPartUnique/>
            </w:docPartObj>
          </w:sdtPr>
          <w:sdtEndPr>
            <w:rPr>
              <w:rStyle w:val="PageNumber"/>
              <w:sz w:val="20"/>
              <w:szCs w:val="20"/>
            </w:rPr>
          </w:sdtEndPr>
          <w:sdtContent>
            <w:p w14:paraId="292B4D15" w14:textId="77777777" w:rsidR="00E10DEE" w:rsidRPr="003A0D69" w:rsidRDefault="00E10DEE" w:rsidP="007066A5">
              <w:pPr>
                <w:pStyle w:val="Footer"/>
                <w:jc w:val="right"/>
                <w:rPr>
                  <w:sz w:val="20"/>
                  <w:szCs w:val="20"/>
                </w:rPr>
              </w:pPr>
              <w:r w:rsidRPr="007066A5">
                <w:rPr>
                  <w:rStyle w:val="PageNumber"/>
                  <w:sz w:val="20"/>
                  <w:szCs w:val="20"/>
                </w:rPr>
                <w:fldChar w:fldCharType="begin"/>
              </w:r>
              <w:r w:rsidRPr="007066A5">
                <w:rPr>
                  <w:rStyle w:val="PageNumber"/>
                  <w:sz w:val="20"/>
                  <w:szCs w:val="20"/>
                </w:rPr>
                <w:instrText xml:space="preserve"> PAGE </w:instrText>
              </w:r>
              <w:r w:rsidRPr="007066A5">
                <w:rPr>
                  <w:rStyle w:val="PageNumber"/>
                  <w:sz w:val="20"/>
                  <w:szCs w:val="20"/>
                </w:rPr>
                <w:fldChar w:fldCharType="separate"/>
              </w:r>
              <w:r>
                <w:rPr>
                  <w:rStyle w:val="PageNumber"/>
                  <w:sz w:val="20"/>
                  <w:szCs w:val="20"/>
                </w:rPr>
                <w:t>- 1 -</w:t>
              </w:r>
              <w:r w:rsidRPr="007066A5">
                <w:rPr>
                  <w:rStyle w:val="PageNumber"/>
                  <w:sz w:val="20"/>
                  <w:szCs w:val="20"/>
                </w:rPr>
                <w:fldChar w:fldCharType="end"/>
              </w:r>
            </w:p>
          </w:sdtContent>
        </w:sdt>
      </w:tc>
    </w:tr>
  </w:tbl>
  <w:p w14:paraId="0D7E7DD3" w14:textId="77777777" w:rsidR="00E10DEE" w:rsidRPr="0052257C" w:rsidRDefault="00E10DEE" w:rsidP="005225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71122906"/>
      <w:docPartObj>
        <w:docPartGallery w:val="Page Numbers (Bottom of Page)"/>
        <w:docPartUnique/>
      </w:docPartObj>
    </w:sdtPr>
    <w:sdtContent>
      <w:p w14:paraId="4C2FEFD1" w14:textId="77777777" w:rsidR="00E10DEE" w:rsidRDefault="00E10DEE" w:rsidP="00F66698">
        <w:pPr>
          <w:pStyle w:val="Footer"/>
          <w:framePr w:wrap="none" w:vAnchor="text" w:hAnchor="margin" w:xAlign="right" w:y="1"/>
          <w:rPr>
            <w:rStyle w:val="PageNumber"/>
          </w:rPr>
        </w:pPr>
        <w:r w:rsidRPr="00556804">
          <w:rPr>
            <w:rStyle w:val="PageNumber"/>
            <w:sz w:val="20"/>
            <w:szCs w:val="20"/>
          </w:rPr>
          <w:fldChar w:fldCharType="begin"/>
        </w:r>
        <w:r w:rsidRPr="00556804">
          <w:rPr>
            <w:rStyle w:val="PageNumber"/>
            <w:sz w:val="20"/>
            <w:szCs w:val="20"/>
          </w:rPr>
          <w:instrText xml:space="preserve"> PAGE </w:instrText>
        </w:r>
        <w:r w:rsidRPr="00556804">
          <w:rPr>
            <w:rStyle w:val="PageNumber"/>
            <w:sz w:val="20"/>
            <w:szCs w:val="20"/>
          </w:rPr>
          <w:fldChar w:fldCharType="separate"/>
        </w:r>
        <w:r w:rsidRPr="00556804">
          <w:rPr>
            <w:rStyle w:val="PageNumber"/>
            <w:noProof/>
            <w:sz w:val="20"/>
            <w:szCs w:val="20"/>
          </w:rPr>
          <w:t>- 2 -</w:t>
        </w:r>
        <w:r w:rsidRPr="00556804">
          <w:rPr>
            <w:rStyle w:val="PageNumber"/>
            <w:sz w:val="20"/>
            <w:szCs w:val="20"/>
          </w:rPr>
          <w:fldChar w:fldCharType="end"/>
        </w:r>
      </w:p>
    </w:sdtContent>
  </w:sdt>
  <w:p w14:paraId="660FF060" w14:textId="6639912F" w:rsidR="00E10DEE" w:rsidRPr="00706642" w:rsidRDefault="00B520F7" w:rsidP="00556804">
    <w:pPr>
      <w:pStyle w:val="Footer"/>
      <w:ind w:right="360"/>
      <w:rPr>
        <w:sz w:val="22"/>
        <w:szCs w:val="22"/>
      </w:rPr>
    </w:pPr>
    <w:r>
      <w:rPr>
        <w:sz w:val="22"/>
        <w:szCs w:val="22"/>
      </w:rPr>
      <w:t>ADVANCE DIRECTIVE OF {{ client.full_name | name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45529910"/>
      <w:docPartObj>
        <w:docPartGallery w:val="Page Numbers (Bottom of Page)"/>
        <w:docPartUnique/>
      </w:docPartObj>
    </w:sdtPr>
    <w:sdtEndPr>
      <w:rPr>
        <w:rStyle w:val="PageNumber"/>
        <w:sz w:val="20"/>
        <w:szCs w:val="20"/>
      </w:rPr>
    </w:sdtEndPr>
    <w:sdtContent>
      <w:p w14:paraId="04C2A1DF" w14:textId="77777777" w:rsidR="00E10DEE" w:rsidRPr="00556804" w:rsidRDefault="00E10DEE" w:rsidP="00F66698">
        <w:pPr>
          <w:pStyle w:val="Footer"/>
          <w:framePr w:wrap="none" w:vAnchor="text" w:hAnchor="margin" w:xAlign="right" w:y="1"/>
          <w:rPr>
            <w:rStyle w:val="PageNumber"/>
            <w:sz w:val="20"/>
            <w:szCs w:val="20"/>
          </w:rPr>
        </w:pPr>
        <w:r w:rsidRPr="00556804">
          <w:rPr>
            <w:rStyle w:val="PageNumber"/>
            <w:sz w:val="20"/>
            <w:szCs w:val="20"/>
          </w:rPr>
          <w:fldChar w:fldCharType="begin"/>
        </w:r>
        <w:r w:rsidRPr="00556804">
          <w:rPr>
            <w:rStyle w:val="PageNumber"/>
            <w:sz w:val="20"/>
            <w:szCs w:val="20"/>
          </w:rPr>
          <w:instrText xml:space="preserve"> PAGE </w:instrText>
        </w:r>
        <w:r w:rsidRPr="00556804">
          <w:rPr>
            <w:rStyle w:val="PageNumber"/>
            <w:sz w:val="20"/>
            <w:szCs w:val="20"/>
          </w:rPr>
          <w:fldChar w:fldCharType="separate"/>
        </w:r>
        <w:r w:rsidRPr="00556804">
          <w:rPr>
            <w:rStyle w:val="PageNumber"/>
            <w:noProof/>
            <w:sz w:val="20"/>
            <w:szCs w:val="20"/>
          </w:rPr>
          <w:t>- 1 -</w:t>
        </w:r>
        <w:r w:rsidRPr="00556804">
          <w:rPr>
            <w:rStyle w:val="PageNumber"/>
            <w:sz w:val="20"/>
            <w:szCs w:val="20"/>
          </w:rPr>
          <w:fldChar w:fldCharType="end"/>
        </w:r>
      </w:p>
    </w:sdtContent>
  </w:sdt>
  <w:p w14:paraId="39C8926C" w14:textId="4A0477C8" w:rsidR="00E10DEE" w:rsidRPr="00EA446B" w:rsidRDefault="00E10DEE" w:rsidP="00556804">
    <w:pPr>
      <w:suppressAutoHyphens/>
      <w:ind w:right="360"/>
      <w:rPr>
        <w:bCs/>
        <w:color w:val="000000"/>
        <w:sz w:val="20"/>
        <w:szCs w:val="20"/>
      </w:rPr>
    </w:pPr>
    <w:bookmarkStart w:id="48" w:name="_Hlk217402991"/>
    <w:r w:rsidRPr="00EA446B">
      <w:rPr>
        <w:bCs/>
        <w:sz w:val="20"/>
        <w:szCs w:val="20"/>
      </w:rPr>
      <w:t xml:space="preserve">AUTHORIZATION FOR RELEASE OF PROTECTED HEALTH INFORMATION </w:t>
    </w:r>
    <w:bookmarkEnd w:id="4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E56A92" w14:textId="77777777" w:rsidR="00246AE3" w:rsidRDefault="00246AE3" w:rsidP="0028741B">
      <w:r>
        <w:separator/>
      </w:r>
    </w:p>
  </w:footnote>
  <w:footnote w:type="continuationSeparator" w:id="0">
    <w:p w14:paraId="4F2E6E5A" w14:textId="77777777" w:rsidR="00246AE3" w:rsidRDefault="00246AE3" w:rsidP="002874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E6DDC1" w14:textId="77777777" w:rsidR="00E10DEE" w:rsidRDefault="00E10D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D5043"/>
    <w:multiLevelType w:val="multilevel"/>
    <w:tmpl w:val="E7F0657E"/>
    <w:styleLink w:val="CurrentList6"/>
    <w:lvl w:ilvl="0">
      <w:start w:val="1"/>
      <w:numFmt w:val="decimal"/>
      <w:lvlText w:val="(%1)"/>
      <w:lvlJc w:val="left"/>
      <w:pPr>
        <w:ind w:left="1080" w:hanging="1080"/>
      </w:pPr>
      <w:rPr>
        <w:rFonts w:hint="default"/>
      </w:r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1" w15:restartNumberingAfterBreak="0">
    <w:nsid w:val="075336A8"/>
    <w:multiLevelType w:val="multilevel"/>
    <w:tmpl w:val="DA6E2664"/>
    <w:lvl w:ilvl="0">
      <w:start w:val="1"/>
      <w:numFmt w:val="bullet"/>
      <w:lvlText w:val=""/>
      <w:lvlJc w:val="left"/>
      <w:pPr>
        <w:tabs>
          <w:tab w:val="num" w:pos="792"/>
        </w:tabs>
        <w:ind w:left="792" w:hanging="360"/>
      </w:pPr>
      <w:rPr>
        <w:rFonts w:ascii="Symbol" w:hAnsi="Symbol" w:hint="default"/>
        <w:sz w:val="20"/>
      </w:rPr>
    </w:lvl>
    <w:lvl w:ilvl="1">
      <w:start w:val="1"/>
      <w:numFmt w:val="bullet"/>
      <w:lvlText w:val="o"/>
      <w:lvlJc w:val="left"/>
      <w:pPr>
        <w:tabs>
          <w:tab w:val="num" w:pos="1512"/>
        </w:tabs>
        <w:ind w:left="1512" w:hanging="360"/>
      </w:pPr>
      <w:rPr>
        <w:rFonts w:ascii="Courier New" w:hAnsi="Courier New" w:hint="default"/>
        <w:sz w:val="20"/>
      </w:rPr>
    </w:lvl>
    <w:lvl w:ilvl="2" w:tentative="1">
      <w:start w:val="1"/>
      <w:numFmt w:val="bullet"/>
      <w:lvlText w:val=""/>
      <w:lvlJc w:val="left"/>
      <w:pPr>
        <w:tabs>
          <w:tab w:val="num" w:pos="2232"/>
        </w:tabs>
        <w:ind w:left="2232" w:hanging="360"/>
      </w:pPr>
      <w:rPr>
        <w:rFonts w:ascii="Wingdings" w:hAnsi="Wingdings" w:hint="default"/>
        <w:sz w:val="20"/>
      </w:rPr>
    </w:lvl>
    <w:lvl w:ilvl="3" w:tentative="1">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2" w15:restartNumberingAfterBreak="0">
    <w:nsid w:val="081131E2"/>
    <w:multiLevelType w:val="hybridMultilevel"/>
    <w:tmpl w:val="1B62F330"/>
    <w:lvl w:ilvl="0" w:tplc="0E88DC5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845B0"/>
    <w:multiLevelType w:val="multilevel"/>
    <w:tmpl w:val="1BC23066"/>
    <w:styleLink w:val="CurrentList1"/>
    <w:lvl w:ilvl="0">
      <w:start w:val="1"/>
      <w:numFmt w:val="upperLetter"/>
      <w:lvlText w:val="%1."/>
      <w:lvlJc w:val="left"/>
      <w:pPr>
        <w:tabs>
          <w:tab w:val="num" w:pos="360"/>
        </w:tabs>
        <w:ind w:left="72" w:hanging="72"/>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D29167A"/>
    <w:multiLevelType w:val="hybridMultilevel"/>
    <w:tmpl w:val="BEC2985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2770DB"/>
    <w:multiLevelType w:val="hybridMultilevel"/>
    <w:tmpl w:val="A27AA588"/>
    <w:lvl w:ilvl="0" w:tplc="EF1C99B4">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E43E63"/>
    <w:multiLevelType w:val="multilevel"/>
    <w:tmpl w:val="11263CD8"/>
    <w:styleLink w:val="CurrentList5"/>
    <w:lvl w:ilvl="0">
      <w:start w:val="1"/>
      <w:numFmt w:val="decimal"/>
      <w:lvlText w:val="(%1)"/>
      <w:lvlJc w:val="left"/>
      <w:pPr>
        <w:ind w:left="720" w:hanging="720"/>
      </w:pPr>
      <w:rPr>
        <w:rFonts w:hint="default"/>
      </w:r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7" w15:restartNumberingAfterBreak="0">
    <w:nsid w:val="150D59ED"/>
    <w:multiLevelType w:val="hybridMultilevel"/>
    <w:tmpl w:val="DE3C4560"/>
    <w:lvl w:ilvl="0" w:tplc="9C840392">
      <w:start w:val="1"/>
      <w:numFmt w:val="upperLetter"/>
      <w:pStyle w:val="TextHeading2ioneinitialline"/>
      <w:lvlText w:val="%1."/>
      <w:lvlJc w:val="left"/>
      <w:pPr>
        <w:tabs>
          <w:tab w:val="num" w:pos="360"/>
        </w:tabs>
        <w:ind w:left="0" w:firstLine="0"/>
      </w:pPr>
      <w:rPr>
        <w:rFonts w:ascii="Garamond" w:hAnsi="Garamond" w:hint="default"/>
        <w:b w:val="0"/>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77172A"/>
    <w:multiLevelType w:val="hybridMultilevel"/>
    <w:tmpl w:val="82B493CA"/>
    <w:lvl w:ilvl="0" w:tplc="45B0E48E">
      <w:start w:val="1"/>
      <w:numFmt w:val="decimal"/>
      <w:lvlText w:val="%1."/>
      <w:lvlJc w:val="left"/>
      <w:pPr>
        <w:tabs>
          <w:tab w:val="num" w:pos="432"/>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161C34"/>
    <w:multiLevelType w:val="hybridMultilevel"/>
    <w:tmpl w:val="9BE0493A"/>
    <w:lvl w:ilvl="0" w:tplc="B2A4C070">
      <w:start w:val="1"/>
      <w:numFmt w:val="upperLetter"/>
      <w:lvlText w:val="%1."/>
      <w:lvlJc w:val="left"/>
      <w:pPr>
        <w:tabs>
          <w:tab w:val="num" w:pos="720"/>
        </w:tabs>
        <w:ind w:left="0" w:firstLine="0"/>
      </w:pPr>
      <w:rPr>
        <w:rFonts w:hint="default"/>
      </w:rPr>
    </w:lvl>
    <w:lvl w:ilvl="1" w:tplc="8DF475AC">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E0F4FBD"/>
    <w:multiLevelType w:val="hybridMultilevel"/>
    <w:tmpl w:val="2098BCF6"/>
    <w:lvl w:ilvl="0" w:tplc="C6FE8AE8">
      <w:start w:val="1"/>
      <w:numFmt w:val="decimal"/>
      <w:lvlText w:val="%1."/>
      <w:lvlJc w:val="left"/>
      <w:pPr>
        <w:tabs>
          <w:tab w:val="num" w:pos="720"/>
        </w:tabs>
        <w:ind w:left="0" w:firstLine="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8970FA"/>
    <w:multiLevelType w:val="multilevel"/>
    <w:tmpl w:val="DA6E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53C56"/>
    <w:multiLevelType w:val="hybridMultilevel"/>
    <w:tmpl w:val="BDBC4E2E"/>
    <w:lvl w:ilvl="0" w:tplc="3CF85220">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3EF32D3"/>
    <w:multiLevelType w:val="multilevel"/>
    <w:tmpl w:val="B9602EF8"/>
    <w:styleLink w:val="CurrentList4"/>
    <w:lvl w:ilvl="0">
      <w:start w:val="1"/>
      <w:numFmt w:val="decimal"/>
      <w:lvlText w:val="(%1)"/>
      <w:lvlJc w:val="left"/>
      <w:pPr>
        <w:tabs>
          <w:tab w:val="num" w:pos="720"/>
        </w:tabs>
        <w:ind w:left="1080" w:hanging="360"/>
      </w:pPr>
      <w:rPr>
        <w:rFonts w:hint="default"/>
      </w:r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14" w15:restartNumberingAfterBreak="0">
    <w:nsid w:val="2A44350F"/>
    <w:multiLevelType w:val="multilevel"/>
    <w:tmpl w:val="6A7CA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D31DC"/>
    <w:multiLevelType w:val="multilevel"/>
    <w:tmpl w:val="2732FD0A"/>
    <w:styleLink w:val="CurrentList9"/>
    <w:lvl w:ilvl="0">
      <w:start w:val="1"/>
      <w:numFmt w:val="decimal"/>
      <w:lvlText w:val="(%1)"/>
      <w:lvlJc w:val="left"/>
      <w:pPr>
        <w:tabs>
          <w:tab w:val="num" w:pos="1440"/>
        </w:tabs>
        <w:ind w:left="1080" w:hanging="360"/>
      </w:pPr>
      <w:rPr>
        <w:rFonts w:hint="default"/>
      </w:r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16" w15:restartNumberingAfterBreak="0">
    <w:nsid w:val="2FF16C36"/>
    <w:multiLevelType w:val="hybridMultilevel"/>
    <w:tmpl w:val="14901BA0"/>
    <w:lvl w:ilvl="0" w:tplc="3798181C">
      <w:start w:val="1"/>
      <w:numFmt w:val="decimal"/>
      <w:lvlText w:val="(%1)"/>
      <w:lvlJc w:val="left"/>
      <w:pPr>
        <w:tabs>
          <w:tab w:val="num" w:pos="1440"/>
        </w:tabs>
        <w:ind w:left="720" w:firstLine="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7" w15:restartNumberingAfterBreak="0">
    <w:nsid w:val="33255B31"/>
    <w:multiLevelType w:val="hybridMultilevel"/>
    <w:tmpl w:val="9BB866AC"/>
    <w:lvl w:ilvl="0" w:tplc="2DC66500">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4E7C57"/>
    <w:multiLevelType w:val="multilevel"/>
    <w:tmpl w:val="B62A1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7705B"/>
    <w:multiLevelType w:val="multilevel"/>
    <w:tmpl w:val="64A6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A5B5A"/>
    <w:multiLevelType w:val="multilevel"/>
    <w:tmpl w:val="E1389C7A"/>
    <w:styleLink w:val="CurrentList8"/>
    <w:lvl w:ilvl="0">
      <w:start w:val="1"/>
      <w:numFmt w:val="decimal"/>
      <w:lvlText w:val="(%1)"/>
      <w:lvlJc w:val="left"/>
      <w:pPr>
        <w:ind w:left="1080" w:firstLine="0"/>
      </w:pPr>
      <w:rPr>
        <w:rFonts w:hint="default"/>
      </w:r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21" w15:restartNumberingAfterBreak="0">
    <w:nsid w:val="4B705C86"/>
    <w:multiLevelType w:val="multilevel"/>
    <w:tmpl w:val="B906A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35807"/>
    <w:multiLevelType w:val="hybridMultilevel"/>
    <w:tmpl w:val="1150A676"/>
    <w:lvl w:ilvl="0" w:tplc="720A5486">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C4087E"/>
    <w:multiLevelType w:val="multilevel"/>
    <w:tmpl w:val="0AEAF934"/>
    <w:lvl w:ilvl="0">
      <w:start w:val="1"/>
      <w:numFmt w:val="cardinalText"/>
      <w:suff w:val="nothing"/>
      <w:lvlText w:val="ARTICLE %1"/>
      <w:lvlJc w:val="left"/>
      <w:pPr>
        <w:ind w:left="0" w:firstLine="0"/>
      </w:pPr>
      <w:rPr>
        <w:rFonts w:ascii="Garamond" w:hAnsi="Garamond" w:hint="default"/>
        <w:b/>
        <w:bCs/>
        <w:i w:val="0"/>
        <w:caps/>
        <w:sz w:val="24"/>
      </w:rPr>
    </w:lvl>
    <w:lvl w:ilvl="1">
      <w:start w:val="1"/>
      <w:numFmt w:val="decimal"/>
      <w:lvlText w:val="%2."/>
      <w:lvlJc w:val="left"/>
      <w:pPr>
        <w:tabs>
          <w:tab w:val="num" w:pos="1800"/>
        </w:tabs>
        <w:ind w:left="0" w:firstLine="1080"/>
      </w:pPr>
      <w:rPr>
        <w:rFonts w:hint="default"/>
      </w:rPr>
    </w:lvl>
    <w:lvl w:ilvl="2">
      <w:start w:val="1"/>
      <w:numFmt w:val="lowerRoman"/>
      <w:lvlText w:val="%3."/>
      <w:lvlJc w:val="right"/>
      <w:pPr>
        <w:tabs>
          <w:tab w:val="num" w:pos="2160"/>
        </w:tabs>
        <w:ind w:left="0" w:firstLine="180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A471B12"/>
    <w:multiLevelType w:val="multilevel"/>
    <w:tmpl w:val="8D800790"/>
    <w:styleLink w:val="CurrentList2"/>
    <w:lvl w:ilvl="0">
      <w:start w:val="1"/>
      <w:numFmt w:val="upperLetter"/>
      <w:lvlText w:val="%1."/>
      <w:lvlJc w:val="left"/>
      <w:pPr>
        <w:tabs>
          <w:tab w:val="num" w:pos="720"/>
        </w:tabs>
        <w:ind w:left="0" w:firstLine="0"/>
      </w:pPr>
      <w:rPr>
        <w:rFonts w:hint="default"/>
        <w:b w:val="0"/>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5DCC169B"/>
    <w:multiLevelType w:val="hybridMultilevel"/>
    <w:tmpl w:val="976C9B1E"/>
    <w:lvl w:ilvl="0" w:tplc="C758F3A2">
      <w:start w:val="1"/>
      <w:numFmt w:val="upperLetter"/>
      <w:lvlText w:val="%1."/>
      <w:lvlJc w:val="left"/>
      <w:pPr>
        <w:tabs>
          <w:tab w:val="num" w:pos="720"/>
        </w:tabs>
        <w:ind w:left="0" w:firstLine="0"/>
      </w:pPr>
      <w:rPr>
        <w:rFonts w:hint="default"/>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DE304F6"/>
    <w:multiLevelType w:val="multilevel"/>
    <w:tmpl w:val="D9EA6B62"/>
    <w:lvl w:ilvl="0">
      <w:start w:val="1"/>
      <w:numFmt w:val="cardinalText"/>
      <w:pStyle w:val="TextHeading2"/>
      <w:suff w:val="nothing"/>
      <w:lvlText w:val="ARTICLE %1"/>
      <w:lvlJc w:val="left"/>
      <w:pPr>
        <w:ind w:left="0" w:firstLine="0"/>
      </w:pPr>
      <w:rPr>
        <w:rFonts w:ascii="Garamond" w:hAnsi="Garamond" w:hint="default"/>
        <w:b/>
        <w:bCs/>
        <w:i w:val="0"/>
        <w:caps/>
        <w:sz w:val="24"/>
      </w:rPr>
    </w:lvl>
    <w:lvl w:ilvl="1">
      <w:start w:val="1"/>
      <w:numFmt w:val="decimal"/>
      <w:lvlText w:val="%2."/>
      <w:lvlJc w:val="left"/>
      <w:pPr>
        <w:tabs>
          <w:tab w:val="num" w:pos="1800"/>
        </w:tabs>
        <w:ind w:left="0" w:firstLine="1080"/>
      </w:pPr>
      <w:rPr>
        <w:rFonts w:hint="default"/>
      </w:rPr>
    </w:lvl>
    <w:lvl w:ilvl="2">
      <w:start w:val="1"/>
      <w:numFmt w:val="lowerRoman"/>
      <w:lvlText w:val="%3."/>
      <w:lvlJc w:val="right"/>
      <w:pPr>
        <w:tabs>
          <w:tab w:val="num" w:pos="2160"/>
        </w:tabs>
        <w:ind w:left="0" w:firstLine="180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04A43D8"/>
    <w:multiLevelType w:val="multilevel"/>
    <w:tmpl w:val="F7B0D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6F3FEF"/>
    <w:multiLevelType w:val="hybridMultilevel"/>
    <w:tmpl w:val="48881B30"/>
    <w:lvl w:ilvl="0" w:tplc="FB662492">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68F3D3B"/>
    <w:multiLevelType w:val="hybridMultilevel"/>
    <w:tmpl w:val="B21A031E"/>
    <w:lvl w:ilvl="0" w:tplc="B6E03962">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7591AC6"/>
    <w:multiLevelType w:val="multilevel"/>
    <w:tmpl w:val="EBCC87D0"/>
    <w:styleLink w:val="CurrentList3"/>
    <w:lvl w:ilvl="0">
      <w:start w:val="1"/>
      <w:numFmt w:val="upperLetter"/>
      <w:lvlText w:val="%1."/>
      <w:lvlJc w:val="left"/>
      <w:pPr>
        <w:tabs>
          <w:tab w:val="num" w:pos="720"/>
        </w:tabs>
        <w:ind w:left="0" w:firstLine="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67A028E5"/>
    <w:multiLevelType w:val="hybridMultilevel"/>
    <w:tmpl w:val="6EC6FEEC"/>
    <w:lvl w:ilvl="0" w:tplc="142C34D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621D4F"/>
    <w:multiLevelType w:val="multilevel"/>
    <w:tmpl w:val="FE0482FE"/>
    <w:lvl w:ilvl="0">
      <w:start w:val="1"/>
      <w:numFmt w:val="bullet"/>
      <w:lvlText w:val=""/>
      <w:lvlJc w:val="left"/>
      <w:pPr>
        <w:tabs>
          <w:tab w:val="num" w:pos="792"/>
        </w:tabs>
        <w:ind w:left="792" w:hanging="360"/>
      </w:pPr>
      <w:rPr>
        <w:rFonts w:ascii="Symbol" w:hAnsi="Symbol" w:hint="default"/>
        <w:sz w:val="20"/>
      </w:rPr>
    </w:lvl>
    <w:lvl w:ilvl="1" w:tentative="1">
      <w:start w:val="1"/>
      <w:numFmt w:val="bullet"/>
      <w:lvlText w:val="o"/>
      <w:lvlJc w:val="left"/>
      <w:pPr>
        <w:tabs>
          <w:tab w:val="num" w:pos="1512"/>
        </w:tabs>
        <w:ind w:left="1512" w:hanging="360"/>
      </w:pPr>
      <w:rPr>
        <w:rFonts w:ascii="Courier New" w:hAnsi="Courier New" w:hint="default"/>
        <w:sz w:val="20"/>
      </w:rPr>
    </w:lvl>
    <w:lvl w:ilvl="2" w:tentative="1">
      <w:start w:val="1"/>
      <w:numFmt w:val="bullet"/>
      <w:lvlText w:val=""/>
      <w:lvlJc w:val="left"/>
      <w:pPr>
        <w:tabs>
          <w:tab w:val="num" w:pos="2232"/>
        </w:tabs>
        <w:ind w:left="2232" w:hanging="360"/>
      </w:pPr>
      <w:rPr>
        <w:rFonts w:ascii="Wingdings" w:hAnsi="Wingdings" w:hint="default"/>
        <w:sz w:val="20"/>
      </w:rPr>
    </w:lvl>
    <w:lvl w:ilvl="3" w:tentative="1">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33" w15:restartNumberingAfterBreak="0">
    <w:nsid w:val="6BA03205"/>
    <w:multiLevelType w:val="hybridMultilevel"/>
    <w:tmpl w:val="4888E048"/>
    <w:lvl w:ilvl="0" w:tplc="BC0454F6">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205D6E"/>
    <w:multiLevelType w:val="hybridMultilevel"/>
    <w:tmpl w:val="1298B84A"/>
    <w:lvl w:ilvl="0" w:tplc="74BCF550">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2101D1D"/>
    <w:multiLevelType w:val="multilevel"/>
    <w:tmpl w:val="4970E446"/>
    <w:styleLink w:val="CurrentList7"/>
    <w:lvl w:ilvl="0">
      <w:start w:val="1"/>
      <w:numFmt w:val="decimal"/>
      <w:lvlText w:val="(%1)"/>
      <w:lvlJc w:val="left"/>
      <w:pPr>
        <w:ind w:left="1080" w:hanging="360"/>
      </w:pPr>
      <w:rPr>
        <w:rFonts w:hint="default"/>
      </w:r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36" w15:restartNumberingAfterBreak="0">
    <w:nsid w:val="75F33B66"/>
    <w:multiLevelType w:val="hybridMultilevel"/>
    <w:tmpl w:val="B5FC1672"/>
    <w:lvl w:ilvl="0" w:tplc="5A584B08">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2958919">
    <w:abstractNumId w:val="26"/>
  </w:num>
  <w:num w:numId="2" w16cid:durableId="1829176999">
    <w:abstractNumId w:val="31"/>
  </w:num>
  <w:num w:numId="3" w16cid:durableId="2146392431">
    <w:abstractNumId w:val="17"/>
  </w:num>
  <w:num w:numId="4" w16cid:durableId="8853345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28035215">
    <w:abstractNumId w:val="33"/>
  </w:num>
  <w:num w:numId="6" w16cid:durableId="354156966">
    <w:abstractNumId w:val="36"/>
  </w:num>
  <w:num w:numId="7" w16cid:durableId="1935822788">
    <w:abstractNumId w:val="5"/>
  </w:num>
  <w:num w:numId="8" w16cid:durableId="199360571">
    <w:abstractNumId w:val="22"/>
  </w:num>
  <w:num w:numId="9" w16cid:durableId="436994494">
    <w:abstractNumId w:val="7"/>
  </w:num>
  <w:num w:numId="10" w16cid:durableId="1852988704">
    <w:abstractNumId w:val="23"/>
  </w:num>
  <w:num w:numId="11" w16cid:durableId="690424038">
    <w:abstractNumId w:val="2"/>
  </w:num>
  <w:num w:numId="12" w16cid:durableId="2030376247">
    <w:abstractNumId w:val="10"/>
  </w:num>
  <w:num w:numId="13" w16cid:durableId="1520584139">
    <w:abstractNumId w:val="29"/>
  </w:num>
  <w:num w:numId="14" w16cid:durableId="1618949026">
    <w:abstractNumId w:val="9"/>
  </w:num>
  <w:num w:numId="15" w16cid:durableId="316037328">
    <w:abstractNumId w:val="34"/>
  </w:num>
  <w:num w:numId="16" w16cid:durableId="1706372428">
    <w:abstractNumId w:val="12"/>
  </w:num>
  <w:num w:numId="17" w16cid:durableId="321080907">
    <w:abstractNumId w:val="28"/>
  </w:num>
  <w:num w:numId="18" w16cid:durableId="1790664069">
    <w:abstractNumId w:val="8"/>
  </w:num>
  <w:num w:numId="19" w16cid:durableId="444615505">
    <w:abstractNumId w:val="16"/>
  </w:num>
  <w:num w:numId="20" w16cid:durableId="73284767">
    <w:abstractNumId w:val="25"/>
  </w:num>
  <w:num w:numId="21" w16cid:durableId="270282342">
    <w:abstractNumId w:val="11"/>
  </w:num>
  <w:num w:numId="22" w16cid:durableId="1883591608">
    <w:abstractNumId w:val="14"/>
  </w:num>
  <w:num w:numId="23" w16cid:durableId="357395095">
    <w:abstractNumId w:val="27"/>
  </w:num>
  <w:num w:numId="24" w16cid:durableId="79182192">
    <w:abstractNumId w:val="19"/>
  </w:num>
  <w:num w:numId="25" w16cid:durableId="1440837384">
    <w:abstractNumId w:val="18"/>
  </w:num>
  <w:num w:numId="26" w16cid:durableId="915364624">
    <w:abstractNumId w:val="21"/>
  </w:num>
  <w:num w:numId="27" w16cid:durableId="1482120268">
    <w:abstractNumId w:val="4"/>
  </w:num>
  <w:num w:numId="28" w16cid:durableId="1626228787">
    <w:abstractNumId w:val="1"/>
  </w:num>
  <w:num w:numId="29" w16cid:durableId="964891497">
    <w:abstractNumId w:val="32"/>
  </w:num>
  <w:num w:numId="30" w16cid:durableId="648366418">
    <w:abstractNumId w:val="3"/>
  </w:num>
  <w:num w:numId="31" w16cid:durableId="994260207">
    <w:abstractNumId w:val="24"/>
  </w:num>
  <w:num w:numId="32" w16cid:durableId="1145781375">
    <w:abstractNumId w:val="30"/>
  </w:num>
  <w:num w:numId="33" w16cid:durableId="197664515">
    <w:abstractNumId w:val="13"/>
  </w:num>
  <w:num w:numId="34" w16cid:durableId="195629028">
    <w:abstractNumId w:val="6"/>
  </w:num>
  <w:num w:numId="35" w16cid:durableId="1851219250">
    <w:abstractNumId w:val="0"/>
  </w:num>
  <w:num w:numId="36" w16cid:durableId="515313421">
    <w:abstractNumId w:val="35"/>
  </w:num>
  <w:num w:numId="37" w16cid:durableId="1195970790">
    <w:abstractNumId w:val="20"/>
  </w:num>
  <w:num w:numId="38" w16cid:durableId="197108633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cott Aubrey ">
    <w15:presenceInfo w15:providerId="Windows Live" w15:userId="269603754_tp_box_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223"/>
    <w:rsid w:val="00022623"/>
    <w:rsid w:val="00033902"/>
    <w:rsid w:val="000439AB"/>
    <w:rsid w:val="0004733E"/>
    <w:rsid w:val="00054DDA"/>
    <w:rsid w:val="00055B81"/>
    <w:rsid w:val="00096155"/>
    <w:rsid w:val="000A21B0"/>
    <w:rsid w:val="000A4426"/>
    <w:rsid w:val="000A5E9A"/>
    <w:rsid w:val="000A6CC5"/>
    <w:rsid w:val="000A7751"/>
    <w:rsid w:val="000C056B"/>
    <w:rsid w:val="000C37CB"/>
    <w:rsid w:val="000E16D6"/>
    <w:rsid w:val="001153B4"/>
    <w:rsid w:val="001231FB"/>
    <w:rsid w:val="0013037A"/>
    <w:rsid w:val="001518F4"/>
    <w:rsid w:val="0018320F"/>
    <w:rsid w:val="00191F1E"/>
    <w:rsid w:val="001A50EF"/>
    <w:rsid w:val="001B3795"/>
    <w:rsid w:val="001B6716"/>
    <w:rsid w:val="001B6EEB"/>
    <w:rsid w:val="001C1FE9"/>
    <w:rsid w:val="001C231D"/>
    <w:rsid w:val="001D252E"/>
    <w:rsid w:val="001F50D9"/>
    <w:rsid w:val="001F62D4"/>
    <w:rsid w:val="00221418"/>
    <w:rsid w:val="00226F5F"/>
    <w:rsid w:val="00235557"/>
    <w:rsid w:val="00237E53"/>
    <w:rsid w:val="00246AE3"/>
    <w:rsid w:val="00267747"/>
    <w:rsid w:val="002759BE"/>
    <w:rsid w:val="00276B42"/>
    <w:rsid w:val="00281248"/>
    <w:rsid w:val="0028304C"/>
    <w:rsid w:val="002866E6"/>
    <w:rsid w:val="0028741B"/>
    <w:rsid w:val="002D2A4B"/>
    <w:rsid w:val="002D576A"/>
    <w:rsid w:val="002F150C"/>
    <w:rsid w:val="00301AD2"/>
    <w:rsid w:val="00304D89"/>
    <w:rsid w:val="0032341C"/>
    <w:rsid w:val="003402C0"/>
    <w:rsid w:val="00340D2B"/>
    <w:rsid w:val="003508C8"/>
    <w:rsid w:val="00351321"/>
    <w:rsid w:val="00351E1D"/>
    <w:rsid w:val="00352FAD"/>
    <w:rsid w:val="003560E0"/>
    <w:rsid w:val="00360472"/>
    <w:rsid w:val="003616A7"/>
    <w:rsid w:val="003624CB"/>
    <w:rsid w:val="00362BB3"/>
    <w:rsid w:val="003913E6"/>
    <w:rsid w:val="00395F10"/>
    <w:rsid w:val="003A5B8E"/>
    <w:rsid w:val="003C2AA4"/>
    <w:rsid w:val="003C6137"/>
    <w:rsid w:val="003D4BD6"/>
    <w:rsid w:val="003F74DA"/>
    <w:rsid w:val="00417B86"/>
    <w:rsid w:val="00420035"/>
    <w:rsid w:val="004643B2"/>
    <w:rsid w:val="004644B8"/>
    <w:rsid w:val="00466F8C"/>
    <w:rsid w:val="004723BC"/>
    <w:rsid w:val="00492B16"/>
    <w:rsid w:val="00494156"/>
    <w:rsid w:val="004A1AD5"/>
    <w:rsid w:val="004E1E3D"/>
    <w:rsid w:val="004E6078"/>
    <w:rsid w:val="004F2FB6"/>
    <w:rsid w:val="004F7759"/>
    <w:rsid w:val="00521B32"/>
    <w:rsid w:val="005456AD"/>
    <w:rsid w:val="00545C2A"/>
    <w:rsid w:val="00551F4F"/>
    <w:rsid w:val="0056558D"/>
    <w:rsid w:val="005656D4"/>
    <w:rsid w:val="00580CA0"/>
    <w:rsid w:val="005815E0"/>
    <w:rsid w:val="0058215E"/>
    <w:rsid w:val="0058367A"/>
    <w:rsid w:val="00595932"/>
    <w:rsid w:val="00596917"/>
    <w:rsid w:val="005D4046"/>
    <w:rsid w:val="005D65EC"/>
    <w:rsid w:val="005D6E04"/>
    <w:rsid w:val="005E0EBD"/>
    <w:rsid w:val="006121EC"/>
    <w:rsid w:val="00613DF8"/>
    <w:rsid w:val="006244EB"/>
    <w:rsid w:val="0065104B"/>
    <w:rsid w:val="0066053F"/>
    <w:rsid w:val="006805BE"/>
    <w:rsid w:val="0068431B"/>
    <w:rsid w:val="00694EC4"/>
    <w:rsid w:val="006A4D8A"/>
    <w:rsid w:val="006B6F42"/>
    <w:rsid w:val="006C064E"/>
    <w:rsid w:val="006C44C0"/>
    <w:rsid w:val="006D501B"/>
    <w:rsid w:val="006F1746"/>
    <w:rsid w:val="006F7825"/>
    <w:rsid w:val="0070313F"/>
    <w:rsid w:val="00712742"/>
    <w:rsid w:val="0071294D"/>
    <w:rsid w:val="0071616B"/>
    <w:rsid w:val="00734331"/>
    <w:rsid w:val="007351F8"/>
    <w:rsid w:val="0074020D"/>
    <w:rsid w:val="00745450"/>
    <w:rsid w:val="007622D5"/>
    <w:rsid w:val="00773614"/>
    <w:rsid w:val="0078100F"/>
    <w:rsid w:val="00782ADC"/>
    <w:rsid w:val="00787FEC"/>
    <w:rsid w:val="00790A12"/>
    <w:rsid w:val="007C6C93"/>
    <w:rsid w:val="007E1B9F"/>
    <w:rsid w:val="007F2BE5"/>
    <w:rsid w:val="007F4D3F"/>
    <w:rsid w:val="007F647B"/>
    <w:rsid w:val="008012EA"/>
    <w:rsid w:val="00820428"/>
    <w:rsid w:val="008269BF"/>
    <w:rsid w:val="00837C54"/>
    <w:rsid w:val="00854118"/>
    <w:rsid w:val="0085715F"/>
    <w:rsid w:val="00861A96"/>
    <w:rsid w:val="0086587F"/>
    <w:rsid w:val="00875365"/>
    <w:rsid w:val="008820D5"/>
    <w:rsid w:val="00882B3C"/>
    <w:rsid w:val="008937F6"/>
    <w:rsid w:val="00897D87"/>
    <w:rsid w:val="008B16E4"/>
    <w:rsid w:val="008C0ABF"/>
    <w:rsid w:val="008C4675"/>
    <w:rsid w:val="008C74BE"/>
    <w:rsid w:val="008D5E68"/>
    <w:rsid w:val="008D69B9"/>
    <w:rsid w:val="008D7A94"/>
    <w:rsid w:val="008F67F4"/>
    <w:rsid w:val="00906A76"/>
    <w:rsid w:val="009333D9"/>
    <w:rsid w:val="00935DC2"/>
    <w:rsid w:val="00945E9D"/>
    <w:rsid w:val="00981B36"/>
    <w:rsid w:val="0098559F"/>
    <w:rsid w:val="0099788F"/>
    <w:rsid w:val="00997F97"/>
    <w:rsid w:val="009B789D"/>
    <w:rsid w:val="009C7F7D"/>
    <w:rsid w:val="009D4AD9"/>
    <w:rsid w:val="009D5D64"/>
    <w:rsid w:val="00A00129"/>
    <w:rsid w:val="00A03D42"/>
    <w:rsid w:val="00A21BB4"/>
    <w:rsid w:val="00A42EEE"/>
    <w:rsid w:val="00A531A9"/>
    <w:rsid w:val="00A757E0"/>
    <w:rsid w:val="00A7745E"/>
    <w:rsid w:val="00A96AB8"/>
    <w:rsid w:val="00AA0098"/>
    <w:rsid w:val="00AA351E"/>
    <w:rsid w:val="00AA46A5"/>
    <w:rsid w:val="00AA61EE"/>
    <w:rsid w:val="00AB51EC"/>
    <w:rsid w:val="00AC602D"/>
    <w:rsid w:val="00AD045E"/>
    <w:rsid w:val="00AE35B2"/>
    <w:rsid w:val="00AF3583"/>
    <w:rsid w:val="00AF5509"/>
    <w:rsid w:val="00B02ADF"/>
    <w:rsid w:val="00B05844"/>
    <w:rsid w:val="00B133C9"/>
    <w:rsid w:val="00B17E27"/>
    <w:rsid w:val="00B450FB"/>
    <w:rsid w:val="00B520F7"/>
    <w:rsid w:val="00B75695"/>
    <w:rsid w:val="00B7579F"/>
    <w:rsid w:val="00B8499B"/>
    <w:rsid w:val="00BA1A97"/>
    <w:rsid w:val="00BA40CA"/>
    <w:rsid w:val="00BB51F2"/>
    <w:rsid w:val="00BD1E2C"/>
    <w:rsid w:val="00BD3CBE"/>
    <w:rsid w:val="00BE6139"/>
    <w:rsid w:val="00C13ABE"/>
    <w:rsid w:val="00C311B4"/>
    <w:rsid w:val="00C323BF"/>
    <w:rsid w:val="00C368B5"/>
    <w:rsid w:val="00C50C22"/>
    <w:rsid w:val="00C635D5"/>
    <w:rsid w:val="00C70B14"/>
    <w:rsid w:val="00C71B6F"/>
    <w:rsid w:val="00CB1D13"/>
    <w:rsid w:val="00CB53F5"/>
    <w:rsid w:val="00CC23B0"/>
    <w:rsid w:val="00CC27E6"/>
    <w:rsid w:val="00CE3CAB"/>
    <w:rsid w:val="00CF6E63"/>
    <w:rsid w:val="00CF6E83"/>
    <w:rsid w:val="00D1059F"/>
    <w:rsid w:val="00D110B1"/>
    <w:rsid w:val="00D11E05"/>
    <w:rsid w:val="00D135D9"/>
    <w:rsid w:val="00D13E0B"/>
    <w:rsid w:val="00D25DCE"/>
    <w:rsid w:val="00D32321"/>
    <w:rsid w:val="00D44A09"/>
    <w:rsid w:val="00D5189C"/>
    <w:rsid w:val="00D55937"/>
    <w:rsid w:val="00D732B5"/>
    <w:rsid w:val="00D84F4C"/>
    <w:rsid w:val="00D97355"/>
    <w:rsid w:val="00D97579"/>
    <w:rsid w:val="00DA59E9"/>
    <w:rsid w:val="00DC0378"/>
    <w:rsid w:val="00DC6368"/>
    <w:rsid w:val="00DF1F9A"/>
    <w:rsid w:val="00E01FBF"/>
    <w:rsid w:val="00E10DEE"/>
    <w:rsid w:val="00E20907"/>
    <w:rsid w:val="00E23BA0"/>
    <w:rsid w:val="00E40175"/>
    <w:rsid w:val="00E614FF"/>
    <w:rsid w:val="00E82D46"/>
    <w:rsid w:val="00E845ED"/>
    <w:rsid w:val="00E86514"/>
    <w:rsid w:val="00E935AB"/>
    <w:rsid w:val="00EA3F87"/>
    <w:rsid w:val="00EA4057"/>
    <w:rsid w:val="00ED148D"/>
    <w:rsid w:val="00ED380E"/>
    <w:rsid w:val="00EE19D2"/>
    <w:rsid w:val="00EE5B2B"/>
    <w:rsid w:val="00EF5DB0"/>
    <w:rsid w:val="00F12DA0"/>
    <w:rsid w:val="00F16E1C"/>
    <w:rsid w:val="00F2356B"/>
    <w:rsid w:val="00F32249"/>
    <w:rsid w:val="00F35445"/>
    <w:rsid w:val="00F41FEA"/>
    <w:rsid w:val="00F61EF2"/>
    <w:rsid w:val="00F810C7"/>
    <w:rsid w:val="00F85776"/>
    <w:rsid w:val="00FA0F32"/>
    <w:rsid w:val="00FB20F4"/>
    <w:rsid w:val="00FB22AF"/>
    <w:rsid w:val="00FD5223"/>
    <w:rsid w:val="00FE42E4"/>
    <w:rsid w:val="00FE58FB"/>
    <w:rsid w:val="00FE60F4"/>
    <w:rsid w:val="00FE6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A6F1D"/>
  <w15:chartTrackingRefBased/>
  <w15:docId w15:val="{ADAC56C1-E727-6849-84C1-A2F3235FD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B81"/>
    <w:rPr>
      <w:rFonts w:ascii="Garamond" w:eastAsia="Times New Roman" w:hAnsi="Garamond" w:cs="Times New Roman"/>
      <w:kern w:val="0"/>
      <w14:ligatures w14:val="none"/>
    </w:rPr>
  </w:style>
  <w:style w:type="paragraph" w:styleId="Heading1">
    <w:name w:val="heading 1"/>
    <w:basedOn w:val="Normal"/>
    <w:next w:val="Normal"/>
    <w:link w:val="Heading1Char"/>
    <w:uiPriority w:val="9"/>
    <w:qFormat/>
    <w:rsid w:val="00FD5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2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2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52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52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52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52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52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22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22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522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52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52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52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52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52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2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2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52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5223"/>
    <w:rPr>
      <w:i/>
      <w:iCs/>
      <w:color w:val="404040" w:themeColor="text1" w:themeTint="BF"/>
    </w:rPr>
  </w:style>
  <w:style w:type="paragraph" w:styleId="ListParagraph">
    <w:name w:val="List Paragraph"/>
    <w:basedOn w:val="Normal"/>
    <w:uiPriority w:val="34"/>
    <w:qFormat/>
    <w:rsid w:val="00FD5223"/>
    <w:pPr>
      <w:ind w:left="720"/>
      <w:contextualSpacing/>
    </w:pPr>
  </w:style>
  <w:style w:type="character" w:styleId="IntenseEmphasis">
    <w:name w:val="Intense Emphasis"/>
    <w:basedOn w:val="DefaultParagraphFont"/>
    <w:uiPriority w:val="21"/>
    <w:qFormat/>
    <w:rsid w:val="00FD5223"/>
    <w:rPr>
      <w:i/>
      <w:iCs/>
      <w:color w:val="0F4761" w:themeColor="accent1" w:themeShade="BF"/>
    </w:rPr>
  </w:style>
  <w:style w:type="paragraph" w:styleId="IntenseQuote">
    <w:name w:val="Intense Quote"/>
    <w:basedOn w:val="Normal"/>
    <w:next w:val="Normal"/>
    <w:link w:val="IntenseQuoteChar"/>
    <w:uiPriority w:val="30"/>
    <w:qFormat/>
    <w:rsid w:val="00FD5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223"/>
    <w:rPr>
      <w:i/>
      <w:iCs/>
      <w:color w:val="0F4761" w:themeColor="accent1" w:themeShade="BF"/>
    </w:rPr>
  </w:style>
  <w:style w:type="character" w:styleId="IntenseReference">
    <w:name w:val="Intense Reference"/>
    <w:basedOn w:val="DefaultParagraphFont"/>
    <w:uiPriority w:val="32"/>
    <w:qFormat/>
    <w:rsid w:val="00FD5223"/>
    <w:rPr>
      <w:b/>
      <w:bCs/>
      <w:smallCaps/>
      <w:color w:val="0F4761" w:themeColor="accent1" w:themeShade="BF"/>
      <w:spacing w:val="5"/>
    </w:rPr>
  </w:style>
  <w:style w:type="paragraph" w:customStyle="1" w:styleId="TextHeading2">
    <w:name w:val="Text Heading 2"/>
    <w:next w:val="Normal"/>
    <w:link w:val="TextHeading2CharChar"/>
    <w:rsid w:val="00FD5223"/>
    <w:pPr>
      <w:numPr>
        <w:numId w:val="1"/>
      </w:numPr>
      <w:spacing w:before="60" w:after="60"/>
      <w:jc w:val="both"/>
    </w:pPr>
    <w:rPr>
      <w:rFonts w:eastAsia="Times New Roman" w:cs="Times New Roman"/>
      <w:kern w:val="0"/>
      <w:szCs w:val="20"/>
      <w14:ligatures w14:val="none"/>
    </w:rPr>
  </w:style>
  <w:style w:type="character" w:customStyle="1" w:styleId="TextHeading2CharChar">
    <w:name w:val="Text Heading 2 Char Char"/>
    <w:link w:val="TextHeading2"/>
    <w:locked/>
    <w:rsid w:val="00FD5223"/>
    <w:rPr>
      <w:rFonts w:eastAsia="Times New Roman" w:cs="Times New Roman"/>
      <w:kern w:val="0"/>
      <w:szCs w:val="20"/>
      <w14:ligatures w14:val="none"/>
    </w:rPr>
  </w:style>
  <w:style w:type="character" w:styleId="PageNumber">
    <w:name w:val="page number"/>
    <w:basedOn w:val="DefaultParagraphFont"/>
    <w:uiPriority w:val="99"/>
    <w:rsid w:val="00FD5223"/>
    <w:rPr>
      <w:rFonts w:cs="Times New Roman"/>
    </w:rPr>
  </w:style>
  <w:style w:type="paragraph" w:customStyle="1" w:styleId="TextHeading2ioneinitialline">
    <w:name w:val="Text Heading 2 (i) one initial line"/>
    <w:basedOn w:val="Normal"/>
    <w:qFormat/>
    <w:rsid w:val="00FD5223"/>
    <w:pPr>
      <w:numPr>
        <w:numId w:val="9"/>
      </w:numPr>
      <w:spacing w:before="120" w:after="120"/>
      <w:ind w:left="173" w:hanging="173"/>
      <w:jc w:val="both"/>
    </w:pPr>
    <w:rPr>
      <w:rFonts w:ascii="Times New Roman" w:hAnsi="Times New Roman"/>
      <w:szCs w:val="20"/>
    </w:rPr>
  </w:style>
  <w:style w:type="character" w:styleId="PlaceholderText">
    <w:name w:val="Placeholder Text"/>
    <w:basedOn w:val="DefaultParagraphFont"/>
    <w:uiPriority w:val="99"/>
    <w:semiHidden/>
    <w:rsid w:val="00A21BB4"/>
    <w:rPr>
      <w:color w:val="666666"/>
    </w:rPr>
  </w:style>
  <w:style w:type="paragraph" w:styleId="Header">
    <w:name w:val="header"/>
    <w:basedOn w:val="Normal"/>
    <w:link w:val="HeaderChar"/>
    <w:uiPriority w:val="99"/>
    <w:unhideWhenUsed/>
    <w:rsid w:val="0028741B"/>
    <w:pPr>
      <w:tabs>
        <w:tab w:val="center" w:pos="4680"/>
        <w:tab w:val="right" w:pos="9360"/>
      </w:tabs>
    </w:pPr>
  </w:style>
  <w:style w:type="character" w:customStyle="1" w:styleId="HeaderChar">
    <w:name w:val="Header Char"/>
    <w:basedOn w:val="DefaultParagraphFont"/>
    <w:link w:val="Header"/>
    <w:uiPriority w:val="99"/>
    <w:rsid w:val="0028741B"/>
    <w:rPr>
      <w:rFonts w:ascii="Garamond" w:eastAsia="Times New Roman" w:hAnsi="Garamond" w:cs="Times New Roman"/>
      <w:kern w:val="0"/>
      <w14:ligatures w14:val="none"/>
    </w:rPr>
  </w:style>
  <w:style w:type="paragraph" w:styleId="Footer">
    <w:name w:val="footer"/>
    <w:basedOn w:val="Normal"/>
    <w:link w:val="FooterChar"/>
    <w:unhideWhenUsed/>
    <w:rsid w:val="0028741B"/>
    <w:pPr>
      <w:tabs>
        <w:tab w:val="center" w:pos="4680"/>
        <w:tab w:val="right" w:pos="9360"/>
      </w:tabs>
    </w:pPr>
  </w:style>
  <w:style w:type="character" w:customStyle="1" w:styleId="FooterChar">
    <w:name w:val="Footer Char"/>
    <w:basedOn w:val="DefaultParagraphFont"/>
    <w:link w:val="Footer"/>
    <w:rsid w:val="0028741B"/>
    <w:rPr>
      <w:rFonts w:ascii="Garamond" w:eastAsia="Times New Roman" w:hAnsi="Garamond" w:cs="Times New Roman"/>
      <w:kern w:val="0"/>
      <w14:ligatures w14:val="none"/>
    </w:rPr>
  </w:style>
  <w:style w:type="table" w:styleId="TableGrid">
    <w:name w:val="Table Grid"/>
    <w:basedOn w:val="TableNormal"/>
    <w:uiPriority w:val="99"/>
    <w:rsid w:val="006C06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Body1">
    <w:name w:val="TR_Body1"/>
    <w:basedOn w:val="Normal"/>
    <w:link w:val="TRBody1Char"/>
    <w:uiPriority w:val="99"/>
    <w:rsid w:val="00B05844"/>
    <w:pPr>
      <w:spacing w:after="240"/>
      <w:ind w:firstLine="720"/>
      <w:jc w:val="both"/>
    </w:pPr>
  </w:style>
  <w:style w:type="character" w:customStyle="1" w:styleId="TRBody1Char">
    <w:name w:val="TR_Body1 Char"/>
    <w:link w:val="TRBody1"/>
    <w:uiPriority w:val="99"/>
    <w:locked/>
    <w:rsid w:val="00B05844"/>
    <w:rPr>
      <w:rFonts w:ascii="Garamond" w:eastAsia="Times New Roman" w:hAnsi="Garamond" w:cs="Times New Roman"/>
      <w:kern w:val="0"/>
      <w14:ligatures w14:val="none"/>
    </w:rPr>
  </w:style>
  <w:style w:type="paragraph" w:customStyle="1" w:styleId="TRTitle">
    <w:name w:val="TR_Title"/>
    <w:basedOn w:val="Normal"/>
    <w:uiPriority w:val="99"/>
    <w:rsid w:val="00B05844"/>
    <w:pPr>
      <w:spacing w:after="360"/>
      <w:jc w:val="center"/>
    </w:pPr>
    <w:rPr>
      <w:rFonts w:ascii="Times New Roman" w:hAnsi="Times New Roman"/>
      <w:b/>
      <w:bCs/>
    </w:rPr>
  </w:style>
  <w:style w:type="paragraph" w:customStyle="1" w:styleId="TRSigLine">
    <w:name w:val="TR_SigLine"/>
    <w:basedOn w:val="Normal"/>
    <w:next w:val="Normal"/>
    <w:link w:val="TRSigLineChar"/>
    <w:uiPriority w:val="99"/>
    <w:rsid w:val="00E10DEE"/>
    <w:pPr>
      <w:spacing w:before="360" w:after="240"/>
      <w:ind w:left="4320"/>
    </w:pPr>
  </w:style>
  <w:style w:type="character" w:customStyle="1" w:styleId="TRSigLineChar">
    <w:name w:val="TR_SigLine Char"/>
    <w:link w:val="TRSigLine"/>
    <w:uiPriority w:val="99"/>
    <w:locked/>
    <w:rsid w:val="00E10DEE"/>
    <w:rPr>
      <w:rFonts w:ascii="Garamond" w:eastAsia="Times New Roman" w:hAnsi="Garamond" w:cs="Times New Roman"/>
      <w:kern w:val="0"/>
      <w14:ligatures w14:val="none"/>
    </w:rPr>
  </w:style>
  <w:style w:type="table" w:customStyle="1" w:styleId="TableGrid1">
    <w:name w:val="Table Grid1"/>
    <w:basedOn w:val="TableNormal"/>
    <w:next w:val="TableGrid"/>
    <w:uiPriority w:val="99"/>
    <w:rsid w:val="00E10DEE"/>
    <w:rPr>
      <w:rFonts w:eastAsia="Times New Roman" w:cs="Times New Roman"/>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882B3C"/>
    <w:rPr>
      <w:rFonts w:ascii="Garamond" w:eastAsia="Times New Roman" w:hAnsi="Garamond" w:cs="Times New Roman"/>
      <w:kern w:val="0"/>
      <w14:ligatures w14:val="none"/>
    </w:rPr>
  </w:style>
  <w:style w:type="paragraph" w:customStyle="1" w:styleId="ALSignatureLine">
    <w:name w:val="AL Signature Line"/>
    <w:qFormat/>
    <w:rsid w:val="00033902"/>
    <w:pPr>
      <w:spacing w:before="120" w:after="40"/>
    </w:pPr>
    <w:rPr>
      <w:rFonts w:ascii="Garamond" w:eastAsia="Garamond" w:hAnsi="Garamond" w:cs="Garamond"/>
      <w:kern w:val="0"/>
      <w14:ligatures w14:val="none"/>
    </w:rPr>
  </w:style>
  <w:style w:type="numbering" w:customStyle="1" w:styleId="CurrentList1">
    <w:name w:val="Current List1"/>
    <w:uiPriority w:val="99"/>
    <w:rsid w:val="00033902"/>
    <w:pPr>
      <w:numPr>
        <w:numId w:val="30"/>
      </w:numPr>
    </w:pPr>
  </w:style>
  <w:style w:type="numbering" w:customStyle="1" w:styleId="CurrentList2">
    <w:name w:val="Current List2"/>
    <w:uiPriority w:val="99"/>
    <w:rsid w:val="00033902"/>
    <w:pPr>
      <w:numPr>
        <w:numId w:val="31"/>
      </w:numPr>
    </w:pPr>
  </w:style>
  <w:style w:type="numbering" w:customStyle="1" w:styleId="CurrentList3">
    <w:name w:val="Current List3"/>
    <w:uiPriority w:val="99"/>
    <w:rsid w:val="00033902"/>
    <w:pPr>
      <w:numPr>
        <w:numId w:val="32"/>
      </w:numPr>
    </w:pPr>
  </w:style>
  <w:style w:type="numbering" w:customStyle="1" w:styleId="CurrentList4">
    <w:name w:val="Current List4"/>
    <w:uiPriority w:val="99"/>
    <w:rsid w:val="00033902"/>
    <w:pPr>
      <w:numPr>
        <w:numId w:val="33"/>
      </w:numPr>
    </w:pPr>
  </w:style>
  <w:style w:type="numbering" w:customStyle="1" w:styleId="CurrentList5">
    <w:name w:val="Current List5"/>
    <w:uiPriority w:val="99"/>
    <w:rsid w:val="00033902"/>
    <w:pPr>
      <w:numPr>
        <w:numId w:val="34"/>
      </w:numPr>
    </w:pPr>
  </w:style>
  <w:style w:type="numbering" w:customStyle="1" w:styleId="CurrentList6">
    <w:name w:val="Current List6"/>
    <w:uiPriority w:val="99"/>
    <w:rsid w:val="00033902"/>
    <w:pPr>
      <w:numPr>
        <w:numId w:val="35"/>
      </w:numPr>
    </w:pPr>
  </w:style>
  <w:style w:type="numbering" w:customStyle="1" w:styleId="CurrentList7">
    <w:name w:val="Current List7"/>
    <w:uiPriority w:val="99"/>
    <w:rsid w:val="00033902"/>
    <w:pPr>
      <w:numPr>
        <w:numId w:val="36"/>
      </w:numPr>
    </w:pPr>
  </w:style>
  <w:style w:type="numbering" w:customStyle="1" w:styleId="CurrentList8">
    <w:name w:val="Current List8"/>
    <w:uiPriority w:val="99"/>
    <w:rsid w:val="00033902"/>
    <w:pPr>
      <w:numPr>
        <w:numId w:val="37"/>
      </w:numPr>
    </w:pPr>
  </w:style>
  <w:style w:type="numbering" w:customStyle="1" w:styleId="CurrentList9">
    <w:name w:val="Current List9"/>
    <w:uiPriority w:val="99"/>
    <w:rsid w:val="00033902"/>
    <w:pPr>
      <w:numPr>
        <w:numId w:val="38"/>
      </w:numPr>
    </w:pPr>
  </w:style>
  <w:style w:type="paragraph" w:customStyle="1" w:styleId="TRBase">
    <w:name w:val="TR_Base"/>
    <w:link w:val="TRBaseChar"/>
    <w:uiPriority w:val="99"/>
    <w:rsid w:val="003913E6"/>
    <w:pPr>
      <w:spacing w:after="240"/>
      <w:jc w:val="both"/>
    </w:pPr>
    <w:rPr>
      <w:rFonts w:eastAsia="Times New Roman" w:cs="Times New Roman"/>
      <w:kern w:val="0"/>
      <w14:ligatures w14:val="none"/>
    </w:rPr>
  </w:style>
  <w:style w:type="character" w:customStyle="1" w:styleId="TRBaseChar">
    <w:name w:val="TR_Base Char"/>
    <w:link w:val="TRBase"/>
    <w:uiPriority w:val="99"/>
    <w:locked/>
    <w:rsid w:val="003913E6"/>
    <w:rPr>
      <w:rFonts w:eastAsia="Times New Roman" w:cs="Times New Roman"/>
      <w:kern w:val="0"/>
      <w14:ligatures w14:val="none"/>
    </w:rPr>
  </w:style>
  <w:style w:type="paragraph" w:customStyle="1" w:styleId="TRBody3">
    <w:name w:val="TR_Body3"/>
    <w:basedOn w:val="Normal"/>
    <w:uiPriority w:val="99"/>
    <w:rsid w:val="003913E6"/>
    <w:pPr>
      <w:spacing w:after="240"/>
      <w:ind w:firstLine="720"/>
      <w:jc w:val="both"/>
    </w:pPr>
  </w:style>
  <w:style w:type="paragraph" w:customStyle="1" w:styleId="TRSigName">
    <w:name w:val="TR_SigName"/>
    <w:basedOn w:val="Normal"/>
    <w:link w:val="TRSigNameChar"/>
    <w:uiPriority w:val="99"/>
    <w:rsid w:val="003913E6"/>
    <w:pPr>
      <w:ind w:left="4320"/>
    </w:pPr>
  </w:style>
  <w:style w:type="character" w:customStyle="1" w:styleId="TRSigNameChar">
    <w:name w:val="TR_SigName Char"/>
    <w:link w:val="TRSigName"/>
    <w:uiPriority w:val="99"/>
    <w:locked/>
    <w:rsid w:val="003913E6"/>
    <w:rPr>
      <w:rFonts w:ascii="Garamond" w:eastAsia="Times New Roman" w:hAnsi="Garamond" w:cs="Times New Roman"/>
      <w:kern w:val="0"/>
      <w14:ligatures w14:val="none"/>
    </w:rPr>
  </w:style>
  <w:style w:type="character" w:styleId="CommentReference">
    <w:name w:val="annotation reference"/>
    <w:basedOn w:val="DefaultParagraphFont"/>
    <w:uiPriority w:val="99"/>
    <w:semiHidden/>
    <w:unhideWhenUsed/>
    <w:rsid w:val="00AA0098"/>
    <w:rPr>
      <w:sz w:val="16"/>
      <w:szCs w:val="16"/>
    </w:rPr>
  </w:style>
  <w:style w:type="paragraph" w:styleId="CommentText">
    <w:name w:val="annotation text"/>
    <w:basedOn w:val="Normal"/>
    <w:link w:val="CommentTextChar"/>
    <w:uiPriority w:val="99"/>
    <w:semiHidden/>
    <w:unhideWhenUsed/>
    <w:rsid w:val="00AA0098"/>
    <w:rPr>
      <w:sz w:val="20"/>
      <w:szCs w:val="20"/>
    </w:rPr>
  </w:style>
  <w:style w:type="character" w:customStyle="1" w:styleId="CommentTextChar">
    <w:name w:val="Comment Text Char"/>
    <w:basedOn w:val="DefaultParagraphFont"/>
    <w:link w:val="CommentText"/>
    <w:uiPriority w:val="99"/>
    <w:semiHidden/>
    <w:rsid w:val="00AA0098"/>
    <w:rPr>
      <w:rFonts w:ascii="Garamond" w:eastAsia="Times New Roman" w:hAnsi="Garamond"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A0098"/>
    <w:rPr>
      <w:b/>
      <w:bCs/>
    </w:rPr>
  </w:style>
  <w:style w:type="character" w:customStyle="1" w:styleId="CommentSubjectChar">
    <w:name w:val="Comment Subject Char"/>
    <w:basedOn w:val="CommentTextChar"/>
    <w:link w:val="CommentSubject"/>
    <w:uiPriority w:val="99"/>
    <w:semiHidden/>
    <w:rsid w:val="00AA0098"/>
    <w:rPr>
      <w:rFonts w:ascii="Garamond" w:eastAsia="Times New Roman" w:hAnsi="Garamond"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FC425E-1271-D643-8838-E051F6579BD8}">
  <we:reference id="d51ccb01-85e7-42ab-885b-de05c07799f3" version="1.0.0.1" store="EXCatalog" storeType="EXCatalog"/>
  <we:alternateReferences>
    <we:reference id="WA200010453" version="1.0.0.1" store="en-US" storeType="OMEX"/>
  </we:alternateReferences>
  <we:properties>
    <we:property name="claude.fileId" value="&quot;21f9bc35-38ab-4612-aa4a-a0343172839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24</TotalTime>
  <Pages>13</Pages>
  <Words>4035</Words>
  <Characters>22399</Characters>
  <Application>Microsoft Office Word</Application>
  <DocSecurity>0</DocSecurity>
  <Lines>367</Lines>
  <Paragraphs>148</Paragraphs>
  <ScaleCrop>false</ScaleCrop>
  <Company/>
  <LinksUpToDate>false</LinksUpToDate>
  <CharactersWithSpaces>26286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20</cp:revision>
  <dcterms:created xsi:type="dcterms:W3CDTF">2026-08-13T15:12:00Z</dcterms:created>
  <dcterms:modified xsi:type="dcterms:W3CDTF">2026-08-13T17:13:00Z</dcterms:modified>
</cp:coreProperties>
</file>